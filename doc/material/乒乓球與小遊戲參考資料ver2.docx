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rPr>
          <w:b/>
          <w:b/>
          <w:sz w:val="52"/>
          <w:szCs w:val="52"/>
          <w:vertAlign w:val="subscript"/>
        </w:rPr>
      </w:pPr>
      <w:r>
        <w:rPr>
          <w:b/>
          <w:sz w:val="52"/>
          <w:szCs w:val="52"/>
          <w:vertAlign w:val="subscript"/>
        </w:rPr>
      </w:r>
    </w:p>
    <w:p>
      <w:pPr>
        <w:pStyle w:val="Normal"/>
        <w:widowControl/>
        <w:rPr>
          <w:b/>
          <w:b/>
          <w:sz w:val="52"/>
          <w:szCs w:val="52"/>
        </w:rPr>
      </w:pPr>
      <w:r>
        <w:rPr>
          <w:b/>
          <w:sz w:val="52"/>
          <w:szCs w:val="52"/>
        </w:rPr>
      </w:r>
    </w:p>
    <w:p>
      <w:pPr>
        <w:pStyle w:val="Normal"/>
        <w:widowControl/>
        <w:jc w:val="center"/>
        <w:rPr>
          <w:rFonts w:ascii="標楷體" w:hAnsi="標楷體" w:eastAsia="標楷體"/>
          <w:b/>
          <w:b/>
          <w:sz w:val="96"/>
          <w:szCs w:val="96"/>
        </w:rPr>
      </w:pPr>
      <w:r>
        <w:rPr>
          <w:rFonts w:eastAsia="標楷體" w:ascii="標楷體" w:hAnsi="標楷體"/>
          <w:b/>
          <w:sz w:val="96"/>
          <w:szCs w:val="96"/>
        </w:rPr>
        <w:t xml:space="preserve">114-1 </w:t>
      </w:r>
      <w:ins w:id="0" w:author="user" w:date="2025-11-20T14:51:00Z">
        <w:r>
          <w:rPr>
            <w:rFonts w:ascii="標楷體" w:hAnsi="標楷體" w:eastAsia="標楷體"/>
            <w:b/>
            <w:sz w:val="96"/>
            <w:szCs w:val="96"/>
          </w:rPr>
          <w:t>機器</w:t>
        </w:r>
      </w:ins>
      <w:del w:id="1" w:author="user" w:date="2025-11-20T14:50:00Z">
        <w:r>
          <w:rPr>
            <w:rFonts w:ascii="標楷體" w:hAnsi="標楷體" w:eastAsia="標楷體"/>
            <w:b/>
            <w:sz w:val="96"/>
            <w:szCs w:val="96"/>
          </w:rPr>
          <w:delText>機械</w:delText>
        </w:r>
      </w:del>
      <w:r>
        <w:rPr>
          <w:rFonts w:ascii="標楷體" w:hAnsi="標楷體" w:eastAsia="標楷體"/>
          <w:b/>
          <w:sz w:val="96"/>
          <w:szCs w:val="96"/>
        </w:rPr>
        <w:t>學習</w:t>
      </w:r>
    </w:p>
    <w:p>
      <w:pPr>
        <w:pStyle w:val="Normal"/>
        <w:widowControl/>
        <w:rPr>
          <w:rFonts w:ascii="標楷體" w:hAnsi="標楷體" w:eastAsia="標楷體"/>
          <w:b/>
          <w:b/>
          <w:sz w:val="72"/>
          <w:szCs w:val="72"/>
        </w:rPr>
      </w:pPr>
      <w:r>
        <w:rPr>
          <w:rFonts w:eastAsia="標楷體" w:ascii="標楷體" w:hAnsi="標楷體"/>
          <w:b/>
          <w:sz w:val="72"/>
          <w:szCs w:val="72"/>
        </w:rPr>
        <w:tab/>
        <w:tab/>
        <w:tab/>
        <w:tab/>
        <w:tab/>
        <w:tab/>
        <w:tab/>
        <w:tab/>
        <w:tab/>
      </w:r>
    </w:p>
    <w:p>
      <w:pPr>
        <w:pStyle w:val="Normal"/>
        <w:widowControl/>
        <w:jc w:val="center"/>
        <w:rPr>
          <w:rFonts w:ascii="標楷體" w:hAnsi="標楷體" w:eastAsia="標楷體"/>
          <w:b/>
          <w:b/>
          <w:sz w:val="72"/>
          <w:szCs w:val="72"/>
        </w:rPr>
      </w:pPr>
      <w:r>
        <w:rPr>
          <w:rFonts w:eastAsia="標楷體" w:ascii="標楷體" w:hAnsi="標楷體"/>
          <w:b/>
          <w:sz w:val="72"/>
          <w:szCs w:val="72"/>
        </w:rPr>
      </w:r>
    </w:p>
    <w:p>
      <w:pPr>
        <w:pStyle w:val="Normal"/>
        <w:widowControl/>
        <w:jc w:val="center"/>
        <w:rPr>
          <w:rFonts w:ascii="標楷體" w:hAnsi="標楷體" w:eastAsia="標楷體"/>
          <w:b/>
          <w:b/>
          <w:sz w:val="72"/>
          <w:szCs w:val="72"/>
        </w:rPr>
      </w:pPr>
      <w:r>
        <w:rPr>
          <w:rFonts w:eastAsia="標楷體" w:ascii="標楷體" w:hAnsi="標楷體"/>
          <w:b/>
          <w:sz w:val="72"/>
          <w:szCs w:val="72"/>
        </w:rPr>
      </w:r>
    </w:p>
    <w:p>
      <w:pPr>
        <w:pStyle w:val="Normal"/>
        <w:widowControl/>
        <w:jc w:val="center"/>
        <w:rPr>
          <w:rFonts w:ascii="標楷體" w:hAnsi="標楷體" w:eastAsia="標楷體"/>
          <w:b/>
          <w:b/>
          <w:sz w:val="72"/>
          <w:szCs w:val="72"/>
        </w:rPr>
      </w:pPr>
      <w:r>
        <w:rPr>
          <w:rFonts w:eastAsia="標楷體" w:ascii="標楷體" w:hAnsi="標楷體"/>
          <w:b/>
          <w:sz w:val="72"/>
          <w:szCs w:val="72"/>
        </w:rPr>
      </w:r>
    </w:p>
    <w:p>
      <w:pPr>
        <w:pStyle w:val="Normal"/>
        <w:widowControl/>
        <w:jc w:val="center"/>
        <w:rPr>
          <w:rFonts w:ascii="標楷體" w:hAnsi="標楷體" w:eastAsia="標楷體"/>
          <w:b/>
          <w:b/>
          <w:sz w:val="72"/>
          <w:szCs w:val="72"/>
        </w:rPr>
      </w:pPr>
      <w:r>
        <w:rPr>
          <w:rFonts w:eastAsia="標楷體" w:ascii="標楷體" w:hAnsi="標楷體"/>
          <w:b/>
          <w:sz w:val="72"/>
          <w:szCs w:val="72"/>
        </w:rPr>
      </w:r>
    </w:p>
    <w:p>
      <w:pPr>
        <w:pStyle w:val="Normal"/>
        <w:widowControl/>
        <w:jc w:val="center"/>
        <w:rPr>
          <w:rFonts w:ascii="標楷體" w:hAnsi="標楷體" w:eastAsia="標楷體"/>
          <w:b/>
          <w:b/>
          <w:sz w:val="72"/>
          <w:szCs w:val="72"/>
        </w:rPr>
      </w:pPr>
      <w:r>
        <w:rPr>
          <w:rFonts w:eastAsia="標楷體" w:ascii="標楷體" w:hAnsi="標楷體"/>
          <w:b/>
          <w:sz w:val="72"/>
          <w:szCs w:val="72"/>
        </w:rPr>
      </w:r>
    </w:p>
    <w:p>
      <w:pPr>
        <w:pStyle w:val="Normal"/>
        <w:widowControl/>
        <w:jc w:val="center"/>
        <w:rPr>
          <w:rFonts w:ascii="標楷體" w:hAnsi="標楷體" w:eastAsia="標楷體"/>
          <w:b/>
          <w:b/>
          <w:sz w:val="72"/>
          <w:szCs w:val="72"/>
        </w:rPr>
      </w:pPr>
      <w:r>
        <w:rPr>
          <w:rFonts w:eastAsia="標楷體" w:ascii="標楷體" w:hAnsi="標楷體"/>
          <w:b/>
          <w:sz w:val="72"/>
          <w:szCs w:val="72"/>
        </w:rPr>
      </w:r>
    </w:p>
    <w:p>
      <w:pPr>
        <w:pStyle w:val="Normal"/>
        <w:widowControl/>
        <w:rPr>
          <w:rFonts w:ascii="標楷體" w:hAnsi="標楷體" w:eastAsia="標楷體"/>
          <w:b/>
          <w:b/>
          <w:sz w:val="52"/>
          <w:szCs w:val="52"/>
        </w:rPr>
      </w:pPr>
      <w:r>
        <w:rPr>
          <w:rFonts w:eastAsia="標楷體" w:ascii="標楷體" w:hAnsi="標楷體"/>
          <w:b/>
          <w:sz w:val="52"/>
          <w:szCs w:val="52"/>
        </w:rPr>
      </w:r>
    </w:p>
    <w:p>
      <w:pPr>
        <w:pStyle w:val="Normal"/>
        <w:widowControl/>
        <w:jc w:val="center"/>
        <w:rPr>
          <w:rFonts w:ascii="標楷體" w:hAnsi="標楷體" w:eastAsia="標楷體"/>
          <w:b/>
          <w:b/>
          <w:sz w:val="48"/>
          <w:szCs w:val="48"/>
        </w:rPr>
      </w:pPr>
      <w:r>
        <w:rPr>
          <w:rFonts w:ascii="標楷體" w:hAnsi="標楷體" w:eastAsia="標楷體"/>
          <w:b/>
          <w:sz w:val="48"/>
          <w:szCs w:val="48"/>
        </w:rPr>
        <w:t>組員</w:t>
      </w:r>
      <w:r>
        <w:rPr>
          <w:rFonts w:eastAsia="標楷體" w:ascii="標楷體" w:hAnsi="標楷體"/>
          <w:b/>
          <w:sz w:val="48"/>
          <w:szCs w:val="48"/>
        </w:rPr>
        <w:t xml:space="preserve">: C111112125 </w:t>
      </w:r>
      <w:r>
        <w:rPr>
          <w:rFonts w:ascii="標楷體" w:hAnsi="標楷體" w:eastAsia="標楷體"/>
          <w:b/>
          <w:sz w:val="48"/>
          <w:szCs w:val="48"/>
        </w:rPr>
        <w:t>張博皓</w:t>
      </w:r>
    </w:p>
    <w:p>
      <w:pPr>
        <w:pStyle w:val="Normal"/>
        <w:widowControl/>
        <w:jc w:val="center"/>
        <w:rPr>
          <w:rFonts w:ascii="標楷體" w:hAnsi="標楷體" w:eastAsia="標楷體"/>
          <w:b/>
          <w:b/>
          <w:sz w:val="48"/>
          <w:szCs w:val="48"/>
        </w:rPr>
      </w:pPr>
      <w:r>
        <w:rPr>
          <w:rFonts w:eastAsia="標楷體" w:ascii="標楷體" w:hAnsi="標楷體"/>
          <w:b/>
          <w:sz w:val="48"/>
          <w:szCs w:val="48"/>
        </w:rPr>
        <w:t xml:space="preserve">      </w:t>
      </w:r>
      <w:r>
        <w:rPr>
          <w:rFonts w:eastAsia="標楷體" w:ascii="標楷體" w:hAnsi="標楷體"/>
          <w:b/>
          <w:sz w:val="48"/>
          <w:szCs w:val="48"/>
        </w:rPr>
        <w:t xml:space="preserve">C111112104 </w:t>
      </w:r>
      <w:r>
        <w:rPr>
          <w:rFonts w:ascii="標楷體" w:hAnsi="標楷體" w:eastAsia="標楷體"/>
          <w:b/>
          <w:sz w:val="48"/>
          <w:szCs w:val="48"/>
        </w:rPr>
        <w:t>謝亞倫</w:t>
      </w:r>
    </w:p>
    <w:p>
      <w:pPr>
        <w:pStyle w:val="Normal"/>
        <w:widowControl/>
        <w:jc w:val="center"/>
        <w:rPr>
          <w:rFonts w:ascii="標楷體" w:hAnsi="標楷體" w:eastAsia="標楷體"/>
          <w:b/>
          <w:b/>
          <w:sz w:val="48"/>
          <w:szCs w:val="48"/>
        </w:rPr>
      </w:pPr>
      <w:r>
        <w:rPr>
          <w:rFonts w:eastAsia="標楷體" w:ascii="標楷體" w:hAnsi="標楷體"/>
          <w:b/>
          <w:sz w:val="48"/>
          <w:szCs w:val="48"/>
        </w:rPr>
        <w:t xml:space="preserve">      </w:t>
      </w:r>
      <w:r>
        <w:rPr>
          <w:rFonts w:eastAsia="標楷體" w:ascii="標楷體" w:hAnsi="標楷體"/>
          <w:b/>
          <w:sz w:val="48"/>
          <w:szCs w:val="48"/>
        </w:rPr>
        <w:t xml:space="preserve">F114112128 </w:t>
      </w:r>
      <w:r>
        <w:rPr>
          <w:rFonts w:ascii="標楷體" w:hAnsi="標楷體" w:eastAsia="標楷體"/>
          <w:b/>
          <w:sz w:val="48"/>
          <w:szCs w:val="48"/>
        </w:rPr>
        <w:t>吳東穎</w:t>
      </w:r>
    </w:p>
    <w:p>
      <w:pPr>
        <w:pStyle w:val="Normal"/>
        <w:widowControl/>
        <w:rPr>
          <w:rFonts w:ascii="標楷體" w:hAnsi="標楷體" w:eastAsia="標楷體"/>
          <w:b/>
          <w:b/>
          <w:sz w:val="72"/>
          <w:szCs w:val="72"/>
        </w:rPr>
      </w:pPr>
      <w:r>
        <w:rPr>
          <w:rFonts w:eastAsia="標楷體" w:ascii="標楷體" w:hAnsi="標楷體"/>
          <w:b/>
          <w:sz w:val="52"/>
          <w:szCs w:val="52"/>
        </w:rPr>
        <w:tab/>
        <w:tab/>
        <w:tab/>
        <w:tab/>
        <w:tab/>
        <w:tab/>
      </w:r>
      <w:r>
        <w:rPr>
          <w:rFonts w:ascii="標楷體" w:hAnsi="標楷體" w:eastAsia="標楷體"/>
          <w:b/>
          <w:sz w:val="72"/>
          <w:szCs w:val="72"/>
        </w:rPr>
        <w:t>乒乓球</w:t>
      </w:r>
    </w:p>
    <w:p>
      <w:pPr>
        <w:pStyle w:val="ListParagraph"/>
        <w:widowControl/>
        <w:numPr>
          <w:ilvl w:val="0"/>
          <w:numId w:val="5"/>
        </w:numPr>
        <w:pPrChange w:id="0" w:author="user" w:date="2025-11-20T14:51:00Z">
          <w:pPr>
            <w:widowControl/>
          </w:pPr>
        </w:pPrChange>
        <w:rPr>
          <w:rFonts w:ascii="標楷體" w:hAnsi="標楷體" w:eastAsia="標楷體" w:cs="新細明體"/>
          <w:b/>
          <w:b/>
          <w:bCs/>
          <w:kern w:val="0"/>
          <w:sz w:val="36"/>
          <w:szCs w:val="36"/>
        </w:rPr>
      </w:pPr>
      <w:r>
        <w:rPr>
          <w:rFonts w:ascii="標楷體" w:hAnsi="標楷體" w:cs="新細明體" w:eastAsia="標楷體"/>
          <w:b/>
          <w:bCs/>
          <w:kern w:val="0"/>
          <w:sz w:val="36"/>
          <w:szCs w:val="36"/>
          <w:rPrChange w:id="0" w:author="user" w:date="2025-11-20T14:51:00Z"/>
        </w:rPr>
        <w:t>預計使用模型</w:t>
      </w:r>
    </w:p>
    <w:p>
      <w:pPr>
        <w:pStyle w:val="Heading4"/>
        <w:rPr>
          <w:rFonts w:ascii="標楷體" w:hAnsi="標楷體" w:eastAsia="標楷體"/>
        </w:rPr>
      </w:pPr>
      <w:r>
        <w:rPr>
          <w:rFonts w:ascii="標楷體" w:hAnsi="標楷體" w:eastAsia="標楷體"/>
        </w:rPr>
        <w:t xml:space="preserve">迴歸學習 </w:t>
      </w:r>
      <w:r>
        <w:rPr>
          <w:rFonts w:eastAsia="標楷體" w:ascii="標楷體" w:hAnsi="標楷體"/>
        </w:rPr>
        <w:t xml:space="preserve">(Regression Learning) - </w:t>
      </w:r>
      <w:r>
        <w:rPr>
          <w:rFonts w:ascii="標楷體" w:hAnsi="標楷體" w:eastAsia="標楷體"/>
        </w:rPr>
        <w:t>使用決策樹</w:t>
      </w:r>
    </w:p>
    <w:p>
      <w:pPr>
        <w:pStyle w:val="Normal"/>
        <w:rPr>
          <w:rFonts w:ascii="標楷體" w:hAnsi="標楷體" w:eastAsia="標楷體"/>
        </w:rPr>
      </w:pPr>
      <w:r>
        <w:rPr>
          <w:rFonts w:ascii="標楷體" w:hAnsi="標楷體" w:eastAsia="標楷體"/>
        </w:rPr>
        <w:t>將問題視為一個</w:t>
      </w:r>
      <w:r>
        <w:rPr>
          <w:rFonts w:ascii="標楷體" w:hAnsi="標楷體" w:eastAsia="標楷體"/>
          <w:b/>
          <w:bCs/>
        </w:rPr>
        <w:t>迴歸</w:t>
      </w:r>
      <w:r>
        <w:rPr>
          <w:rFonts w:ascii="標楷體" w:hAnsi="標楷體" w:eastAsia="標楷體"/>
        </w:rPr>
        <w:t>問題，來預測球拍應該移動到的理想位置，以確保能夠接到球。</w:t>
      </w:r>
    </w:p>
    <w:tbl>
      <w:tblPr>
        <w:tblStyle w:val="a6"/>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91"/>
        <w:gridCol w:w="7104"/>
      </w:tblGrid>
      <w:tr>
        <w:trPr/>
        <w:tc>
          <w:tcPr>
            <w:tcW w:w="1191"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項目 </w:t>
            </w:r>
            <w:r>
              <w:rPr>
                <w:rFonts w:eastAsia="標楷體" w:cs="新細明體" w:ascii="標楷體" w:hAnsi="標楷體"/>
                <w:b/>
                <w:bCs/>
                <w:color w:val="1B1C1D"/>
                <w:kern w:val="0"/>
                <w:sz w:val="24"/>
                <w:szCs w:val="24"/>
                <w:lang w:val="en-US" w:eastAsia="zh-TW" w:bidi="ar-SA"/>
              </w:rPr>
              <w:t>(Item)</w:t>
            </w:r>
          </w:p>
        </w:tc>
        <w:tc>
          <w:tcPr>
            <w:tcW w:w="7104"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內容 </w:t>
            </w:r>
            <w:r>
              <w:rPr>
                <w:rFonts w:eastAsia="標楷體" w:cs="新細明體" w:ascii="標楷體" w:hAnsi="標楷體"/>
                <w:b/>
                <w:bCs/>
                <w:color w:val="1B1C1D"/>
                <w:kern w:val="0"/>
                <w:sz w:val="24"/>
                <w:szCs w:val="24"/>
                <w:lang w:val="en-US" w:eastAsia="zh-TW" w:bidi="ar-SA"/>
              </w:rPr>
              <w:t>(Content)</w:t>
            </w:r>
          </w:p>
        </w:tc>
      </w:tr>
      <w:tr>
        <w:trPr/>
        <w:tc>
          <w:tcPr>
            <w:tcW w:w="1191"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算法</w:t>
            </w:r>
          </w:p>
        </w:tc>
        <w:tc>
          <w:tcPr>
            <w:tcW w:w="7104" w:type="dxa"/>
            <w:tcBorders/>
          </w:tcPr>
          <w:p>
            <w:pPr>
              <w:pStyle w:val="Normal"/>
              <w:widowControl w:val="false"/>
              <w:spacing w:before="0" w:after="0"/>
              <w:jc w:val="left"/>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梯度提升決策樹 </w:t>
            </w:r>
            <w:r>
              <w:rPr>
                <w:rFonts w:eastAsia="標楷體" w:cs="新細明體" w:ascii="標楷體" w:hAnsi="標楷體"/>
                <w:b/>
                <w:bCs/>
                <w:color w:val="1B1C1D"/>
                <w:kern w:val="0"/>
                <w:sz w:val="24"/>
                <w:szCs w:val="24"/>
                <w:lang w:val="en-US" w:eastAsia="zh-TW" w:bidi="ar-SA"/>
              </w:rPr>
              <w:t>(GBDT)</w:t>
            </w:r>
            <w:r>
              <w:rPr>
                <w:rFonts w:eastAsia="標楷體" w:cs="新細明體" w:ascii="標楷體" w:hAnsi="標楷體"/>
                <w:color w:val="1B1C1D"/>
                <w:kern w:val="0"/>
                <w:sz w:val="24"/>
                <w:szCs w:val="24"/>
                <w:lang w:val="en-US" w:eastAsia="zh-TW" w:bidi="ar-SA"/>
              </w:rPr>
              <w:t xml:space="preserve"> </w:t>
            </w:r>
            <w:r>
              <w:rPr>
                <w:rFonts w:ascii="標楷體" w:hAnsi="標楷體" w:cs="新細明體" w:eastAsia="標楷體"/>
                <w:color w:val="1B1C1D"/>
                <w:kern w:val="0"/>
                <w:sz w:val="24"/>
                <w:szCs w:val="24"/>
                <w:lang w:val="en-US" w:eastAsia="zh-TW" w:bidi="ar-SA"/>
              </w:rPr>
              <w:t xml:space="preserve">或 </w:t>
            </w:r>
            <w:r>
              <w:rPr>
                <w:rFonts w:ascii="標楷體" w:hAnsi="標楷體" w:cs="新細明體" w:eastAsia="標楷體"/>
                <w:b/>
                <w:bCs/>
                <w:color w:val="1B1C1D"/>
                <w:kern w:val="0"/>
                <w:sz w:val="24"/>
                <w:szCs w:val="24"/>
                <w:lang w:val="en-US" w:eastAsia="zh-TW" w:bidi="ar-SA"/>
              </w:rPr>
              <w:t xml:space="preserve">隨機森林 </w:t>
            </w:r>
            <w:r>
              <w:rPr>
                <w:rFonts w:eastAsia="標楷體" w:cs="新細明體" w:ascii="標楷體" w:hAnsi="標楷體"/>
                <w:b/>
                <w:bCs/>
                <w:color w:val="1B1C1D"/>
                <w:kern w:val="0"/>
                <w:sz w:val="24"/>
                <w:szCs w:val="24"/>
                <w:lang w:val="en-US" w:eastAsia="zh-TW" w:bidi="ar-SA"/>
              </w:rPr>
              <w:t>(Random Forest)</w:t>
            </w:r>
          </w:p>
        </w:tc>
      </w:tr>
      <w:tr>
        <w:trPr/>
        <w:tc>
          <w:tcPr>
            <w:tcW w:w="1191"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任務類型</w:t>
            </w:r>
          </w:p>
        </w:tc>
        <w:tc>
          <w:tcPr>
            <w:tcW w:w="7104" w:type="dxa"/>
            <w:tcBorders/>
          </w:tcPr>
          <w:p>
            <w:pPr>
              <w:pStyle w:val="Normal"/>
              <w:widowControl w:val="false"/>
              <w:spacing w:before="0" w:after="0"/>
              <w:jc w:val="left"/>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監督式學習 </w:t>
            </w:r>
            <w:r>
              <w:rPr>
                <w:rFonts w:eastAsia="標楷體" w:cs="新細明體" w:ascii="標楷體" w:hAnsi="標楷體"/>
                <w:b/>
                <w:bCs/>
                <w:color w:val="1B1C1D"/>
                <w:kern w:val="0"/>
                <w:sz w:val="24"/>
                <w:szCs w:val="24"/>
                <w:lang w:val="en-US" w:eastAsia="zh-TW" w:bidi="ar-SA"/>
              </w:rPr>
              <w:t xml:space="preserve">(Supervised Learning) / </w:t>
            </w:r>
            <w:r>
              <w:rPr>
                <w:rFonts w:ascii="標楷體" w:hAnsi="標楷體" w:cs="新細明體" w:eastAsia="標楷體"/>
                <w:b/>
                <w:bCs/>
                <w:color w:val="1B1C1D"/>
                <w:kern w:val="0"/>
                <w:sz w:val="24"/>
                <w:szCs w:val="24"/>
                <w:lang w:val="en-US" w:eastAsia="zh-TW" w:bidi="ar-SA"/>
              </w:rPr>
              <w:t>迴歸</w:t>
            </w:r>
          </w:p>
        </w:tc>
      </w:tr>
      <w:tr>
        <w:trPr/>
        <w:tc>
          <w:tcPr>
            <w:tcW w:w="1191"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訓練數據</w:t>
            </w:r>
          </w:p>
        </w:tc>
        <w:tc>
          <w:tcPr>
            <w:tcW w:w="7104" w:type="dxa"/>
            <w:tcBorders/>
          </w:tcPr>
          <w:p>
            <w:pPr>
              <w:pStyle w:val="Normal"/>
              <w:widowControl w:val="false"/>
              <w:spacing w:before="0" w:after="0"/>
              <w:jc w:val="left"/>
              <w:rPr>
                <w:rFonts w:ascii="標楷體" w:hAnsi="標楷體" w:eastAsia="標楷體" w:cs="新細明體"/>
                <w:color w:val="1B1C1D"/>
                <w:kern w:val="0"/>
                <w:szCs w:val="24"/>
              </w:rPr>
            </w:pPr>
            <w:r>
              <w:rPr>
                <w:rFonts w:eastAsia="標楷體" w:cs="新細明體" w:ascii="標楷體" w:hAnsi="標楷體"/>
                <w:color w:val="1B1C1D"/>
                <w:kern w:val="0"/>
                <w:sz w:val="24"/>
                <w:szCs w:val="24"/>
                <w:lang w:val="en-US" w:eastAsia="zh-TW" w:bidi="ar-SA"/>
              </w:rPr>
              <w:t>(S_i, Y_i)</w:t>
            </w:r>
            <w:r>
              <w:rPr>
                <w:rFonts w:eastAsia="標楷體" w:cs="新細明體" w:ascii="標楷體" w:hAnsi="標楷體"/>
                <w:color w:val="1B1C1D"/>
                <w:kern w:val="0"/>
                <w:sz w:val="24"/>
                <w:szCs w:val="24"/>
                <w:lang w:val="en-US" w:eastAsia="zh-TW" w:bidi="ar-SA"/>
              </w:rPr>
              <w:t xml:space="preserve"> </w:t>
            </w:r>
            <w:r>
              <w:rPr>
                <w:rFonts w:ascii="標楷體" w:hAnsi="標楷體" w:cs="新細明體" w:eastAsia="標楷體"/>
                <w:color w:val="1B1C1D"/>
                <w:kern w:val="0"/>
                <w:sz w:val="24"/>
                <w:szCs w:val="24"/>
                <w:lang w:val="en-US" w:eastAsia="zh-TW" w:bidi="ar-SA"/>
              </w:rPr>
              <w:t>對，其中</w:t>
            </w:r>
            <w:r>
              <w:rPr>
                <w:rFonts w:eastAsia="標楷體" w:cs="新細明體" w:ascii="標楷體" w:hAnsi="標楷體"/>
                <w:color w:val="1B1C1D"/>
                <w:kern w:val="0"/>
                <w:sz w:val="24"/>
                <w:szCs w:val="24"/>
                <w:lang w:val="en-US" w:eastAsia="zh-TW" w:bidi="ar-SA"/>
              </w:rPr>
              <w:t>S_i</w:t>
            </w:r>
            <w:r>
              <w:rPr>
                <w:rFonts w:eastAsia="標楷體" w:cs="新細明體" w:ascii="標楷體" w:hAnsi="標楷體"/>
                <w:color w:val="1B1C1D"/>
                <w:kern w:val="0"/>
                <w:sz w:val="24"/>
                <w:szCs w:val="24"/>
                <w:lang w:val="en-US" w:eastAsia="zh-TW" w:bidi="ar-SA"/>
              </w:rPr>
              <w:t xml:space="preserve"> </w:t>
            </w:r>
            <w:r>
              <w:rPr>
                <w:rFonts w:ascii="標楷體" w:hAnsi="標楷體" w:cs="新細明體" w:eastAsia="標楷體"/>
                <w:color w:val="1B1C1D"/>
                <w:kern w:val="0"/>
                <w:sz w:val="24"/>
                <w:szCs w:val="24"/>
                <w:lang w:val="en-US" w:eastAsia="zh-TW" w:bidi="ar-SA"/>
              </w:rPr>
              <w:t>是遊戲狀態，</w:t>
            </w:r>
            <w:r>
              <w:rPr>
                <w:rFonts w:eastAsia="標楷體" w:cs="新細明體" w:ascii="標楷體" w:hAnsi="標楷體"/>
                <w:b/>
                <w:bCs/>
                <w:color w:val="1B1C1D"/>
                <w:kern w:val="0"/>
                <w:sz w:val="24"/>
                <w:szCs w:val="24"/>
                <w:lang w:val="en-US" w:eastAsia="zh-TW" w:bidi="ar-SA"/>
              </w:rPr>
              <w:t xml:space="preserve">Y_i </w:t>
            </w:r>
            <w:r>
              <w:rPr>
                <w:rFonts w:ascii="標楷體" w:hAnsi="標楷體" w:cs="新細明體" w:eastAsia="標楷體"/>
                <w:b/>
                <w:bCs/>
                <w:color w:val="1B1C1D"/>
                <w:kern w:val="0"/>
                <w:sz w:val="24"/>
                <w:szCs w:val="24"/>
                <w:lang w:val="en-US" w:eastAsia="zh-TW" w:bidi="ar-SA"/>
              </w:rPr>
              <w:t xml:space="preserve">是理想的球拍中心點 </w:t>
            </w:r>
            <w:r>
              <w:rPr>
                <w:rFonts w:eastAsia="標楷體" w:cs="新細明體" w:ascii="標楷體" w:hAnsi="標楷體"/>
                <w:b/>
                <w:bCs/>
                <w:color w:val="1B1C1D"/>
                <w:kern w:val="0"/>
                <w:sz w:val="24"/>
                <w:szCs w:val="24"/>
                <w:lang w:val="en-US" w:eastAsia="zh-TW" w:bidi="ar-SA"/>
              </w:rPr>
              <w:t xml:space="preserve">Y </w:t>
            </w:r>
            <w:r>
              <w:rPr>
                <w:rFonts w:ascii="標楷體" w:hAnsi="標楷體" w:cs="新細明體" w:eastAsia="標楷體"/>
                <w:b/>
                <w:bCs/>
                <w:color w:val="1B1C1D"/>
                <w:kern w:val="0"/>
                <w:sz w:val="24"/>
                <w:szCs w:val="24"/>
                <w:lang w:val="en-US" w:eastAsia="zh-TW" w:bidi="ar-SA"/>
              </w:rPr>
              <w:t>座標（目標值）</w:t>
            </w:r>
            <w:r>
              <w:rPr>
                <w:rFonts w:ascii="標楷體" w:hAnsi="標楷體" w:cs="新細明體" w:eastAsia="標楷體"/>
                <w:color w:val="1B1C1D"/>
                <w:kern w:val="0"/>
                <w:sz w:val="24"/>
                <w:szCs w:val="24"/>
                <w:lang w:val="en-US" w:eastAsia="zh-TW" w:bidi="ar-SA"/>
              </w:rPr>
              <w:t>。</w:t>
            </w:r>
          </w:p>
        </w:tc>
      </w:tr>
      <w:tr>
        <w:trPr/>
        <w:tc>
          <w:tcPr>
            <w:tcW w:w="1191"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輸出</w:t>
            </w:r>
          </w:p>
        </w:tc>
        <w:tc>
          <w:tcPr>
            <w:tcW w:w="7104" w:type="dxa"/>
            <w:tcBorders/>
          </w:tcPr>
          <w:p>
            <w:pPr>
              <w:pStyle w:val="Normal"/>
              <w:widowControl w:val="false"/>
              <w:spacing w:before="0" w:after="0"/>
              <w:jc w:val="left"/>
              <w:rPr>
                <w:rFonts w:ascii="標楷體" w:hAnsi="標楷體" w:eastAsia="標楷體" w:cs="新細明體"/>
                <w:color w:val="1B1C1D"/>
                <w:kern w:val="0"/>
                <w:szCs w:val="24"/>
              </w:rPr>
            </w:pPr>
            <w:r>
              <w:rPr>
                <w:rFonts w:ascii="標楷體" w:hAnsi="標楷體" w:cs="新細明體" w:eastAsia="標楷體"/>
                <w:color w:val="1B1C1D"/>
                <w:kern w:val="0"/>
                <w:sz w:val="24"/>
                <w:szCs w:val="24"/>
                <w:lang w:val="en-US" w:eastAsia="zh-TW" w:bidi="ar-SA"/>
              </w:rPr>
              <w:t xml:space="preserve">理想的球拍中心點 </w:t>
            </w:r>
            <w:r>
              <w:rPr>
                <w:rFonts w:eastAsia="標楷體" w:cs="新細明體" w:ascii="標楷體" w:hAnsi="標楷體"/>
                <w:color w:val="1B1C1D"/>
                <w:kern w:val="0"/>
                <w:sz w:val="24"/>
                <w:szCs w:val="24"/>
                <w:lang w:val="en-US" w:eastAsia="zh-TW" w:bidi="ar-SA"/>
              </w:rPr>
              <w:t xml:space="preserve">Y </w:t>
            </w:r>
            <w:r>
              <w:rPr>
                <w:rFonts w:ascii="標楷體" w:hAnsi="標楷體" w:cs="新細明體" w:eastAsia="標楷體"/>
                <w:color w:val="1B1C1D"/>
                <w:kern w:val="0"/>
                <w:sz w:val="24"/>
                <w:szCs w:val="24"/>
                <w:lang w:val="en-US" w:eastAsia="zh-TW" w:bidi="ar-SA"/>
              </w:rPr>
              <w:t>座標的</w:t>
            </w:r>
            <w:r>
              <w:rPr>
                <w:rFonts w:ascii="標楷體" w:hAnsi="標楷體" w:cs="新細明體" w:eastAsia="標楷體"/>
                <w:b/>
                <w:bCs/>
                <w:color w:val="1B1C1D"/>
                <w:kern w:val="0"/>
                <w:sz w:val="24"/>
                <w:szCs w:val="24"/>
                <w:lang w:val="en-US" w:eastAsia="zh-TW" w:bidi="ar-SA"/>
              </w:rPr>
              <w:t>預測值</w:t>
            </w:r>
            <w:r>
              <w:rPr>
                <w:rFonts w:ascii="標楷體" w:hAnsi="標楷體" w:cs="新細明體" w:eastAsia="標楷體"/>
                <w:color w:val="1B1C1D"/>
                <w:kern w:val="0"/>
                <w:sz w:val="24"/>
                <w:szCs w:val="24"/>
                <w:lang w:val="en-US" w:eastAsia="zh-TW" w:bidi="ar-SA"/>
              </w:rPr>
              <w:t xml:space="preserve"> </w:t>
            </w:r>
            <w:r>
              <w:rPr>
                <w:rFonts w:eastAsia="標楷體" w:cs="新細明體" w:ascii="標楷體" w:hAnsi="標楷體"/>
                <w:color w:val="1B1C1D"/>
                <w:kern w:val="0"/>
                <w:sz w:val="24"/>
                <w:szCs w:val="24"/>
                <w:lang w:val="en-US" w:eastAsia="zh-TW" w:bidi="ar-SA"/>
              </w:rPr>
              <w:t>Y’</w:t>
            </w:r>
            <w:r>
              <w:rPr>
                <w:rFonts w:ascii="標楷體" w:hAnsi="標楷體" w:cs="新細明體" w:eastAsia="標楷體"/>
                <w:color w:val="1B1C1D"/>
                <w:kern w:val="0"/>
                <w:sz w:val="24"/>
                <w:szCs w:val="24"/>
                <w:lang w:val="en-US" w:eastAsia="zh-TW" w:bidi="ar-SA"/>
              </w:rPr>
              <w:t>。</w:t>
            </w:r>
          </w:p>
        </w:tc>
      </w:tr>
      <w:tr>
        <w:trPr/>
        <w:tc>
          <w:tcPr>
            <w:tcW w:w="1191"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eastAsia="標楷體" w:cs="新細明體" w:ascii="標楷體" w:hAnsi="標楷體"/>
                <w:b/>
                <w:bCs/>
                <w:color w:val="1B1C1D"/>
                <w:kern w:val="0"/>
                <w:sz w:val="24"/>
                <w:szCs w:val="24"/>
                <w:lang w:val="en-US" w:eastAsia="zh-TW" w:bidi="ar-SA"/>
              </w:rPr>
              <w:t>Loss Function</w:t>
            </w:r>
          </w:p>
        </w:tc>
        <w:tc>
          <w:tcPr>
            <w:tcW w:w="7104" w:type="dxa"/>
            <w:tcBorders/>
          </w:tcPr>
          <w:p>
            <w:pPr>
              <w:pStyle w:val="Normal"/>
              <w:widowControl w:val="false"/>
              <w:spacing w:before="0" w:after="0"/>
              <w:jc w:val="left"/>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均方誤差 </w:t>
            </w:r>
            <w:r>
              <w:rPr>
                <w:rFonts w:eastAsia="標楷體" w:cs="新細明體" w:ascii="標楷體" w:hAnsi="標楷體"/>
                <w:b/>
                <w:bCs/>
                <w:color w:val="1B1C1D"/>
                <w:kern w:val="0"/>
                <w:sz w:val="24"/>
                <w:szCs w:val="24"/>
                <w:lang w:val="en-US" w:eastAsia="zh-TW" w:bidi="ar-SA"/>
              </w:rPr>
              <w:t>(Mean Squared Error, MSE Loss)</w:t>
            </w:r>
          </w:p>
        </w:tc>
      </w:tr>
      <w:tr>
        <w:trPr/>
        <w:tc>
          <w:tcPr>
            <w:tcW w:w="1191"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公式</w:t>
            </w:r>
          </w:p>
        </w:tc>
        <w:tc>
          <w:tcPr>
            <w:tcW w:w="7104" w:type="dxa"/>
            <w:tcBorders/>
          </w:tcPr>
          <w:p>
            <w:pPr>
              <w:pStyle w:val="Normal"/>
              <w:widowControl w:val="false"/>
              <w:spacing w:before="0" w:after="0"/>
              <w:jc w:val="left"/>
              <w:rPr>
                <w:rFonts w:ascii="標楷體" w:hAnsi="標楷體" w:eastAsia="標楷體" w:cs="新細明體"/>
                <w:color w:val="1B1C1D"/>
                <w:kern w:val="0"/>
                <w:szCs w:val="24"/>
              </w:rPr>
            </w:pPr>
            <w:r>
              <w:rPr>
                <w:kern w:val="2"/>
                <w:sz w:val="24"/>
                <w:szCs w:val="22"/>
                <w:lang w:val="en-US" w:eastAsia="zh-TW" w:bidi="ar-SA"/>
              </w:rPr>
              <w:drawing>
                <wp:inline distT="0" distB="0" distL="0" distR="0">
                  <wp:extent cx="1943100" cy="733425"/>
                  <wp:effectExtent l="0" t="0" r="0" b="0"/>
                  <wp:docPr id="1" name="圖片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6" descr=""/>
                          <pic:cNvPicPr>
                            <a:picLocks noChangeAspect="1" noChangeArrowheads="1"/>
                          </pic:cNvPicPr>
                        </pic:nvPicPr>
                        <pic:blipFill>
                          <a:blip r:embed="rId2"/>
                          <a:stretch>
                            <a:fillRect/>
                          </a:stretch>
                        </pic:blipFill>
                        <pic:spPr bwMode="auto">
                          <a:xfrm>
                            <a:off x="0" y="0"/>
                            <a:ext cx="1943100" cy="733425"/>
                          </a:xfrm>
                          <a:prstGeom prst="rect">
                            <a:avLst/>
                          </a:prstGeom>
                        </pic:spPr>
                      </pic:pic>
                    </a:graphicData>
                  </a:graphic>
                </wp:inline>
              </w:drawing>
            </w:r>
            <w:r>
              <w:rPr>
                <w:rFonts w:eastAsia="標楷體" w:cs="新細明體" w:ascii="標楷體" w:hAnsi="標楷體"/>
                <w:color w:val="1B1C1D"/>
                <w:kern w:val="0"/>
                <w:sz w:val="24"/>
                <w:szCs w:val="24"/>
                <w:lang w:val="en-US" w:eastAsia="zh-TW" w:bidi="ar-SA"/>
              </w:rPr>
              <w:br/>
            </w:r>
            <w:r>
              <w:rPr>
                <w:kern w:val="2"/>
                <w:sz w:val="24"/>
                <w:szCs w:val="22"/>
                <w:lang w:val="en-US" w:eastAsia="zh-TW" w:bidi="ar-SA"/>
              </w:rPr>
              <w:drawing>
                <wp:inline distT="0" distB="0" distL="0" distR="0">
                  <wp:extent cx="4342765" cy="2954655"/>
                  <wp:effectExtent l="0" t="0" r="0" b="0"/>
                  <wp:docPr id="2" name="圖片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0" descr=""/>
                          <pic:cNvPicPr>
                            <a:picLocks noChangeAspect="1" noChangeArrowheads="1"/>
                          </pic:cNvPicPr>
                        </pic:nvPicPr>
                        <pic:blipFill>
                          <a:blip r:embed="rId3"/>
                          <a:stretch>
                            <a:fillRect/>
                          </a:stretch>
                        </pic:blipFill>
                        <pic:spPr bwMode="auto">
                          <a:xfrm>
                            <a:off x="0" y="0"/>
                            <a:ext cx="4342765" cy="2954655"/>
                          </a:xfrm>
                          <a:prstGeom prst="rect">
                            <a:avLst/>
                          </a:prstGeom>
                        </pic:spPr>
                      </pic:pic>
                    </a:graphicData>
                  </a:graphic>
                </wp:inline>
              </w:drawing>
            </w:r>
          </w:p>
        </w:tc>
      </w:tr>
    </w:tbl>
    <w:p>
      <w:pPr>
        <w:pStyle w:val="Normal"/>
        <w:rPr>
          <w:rFonts w:ascii="標楷體" w:hAnsi="標楷體" w:eastAsia="標楷體"/>
        </w:rPr>
      </w:pPr>
      <w:r>
        <w:rPr>
          <w:rFonts w:eastAsia="標楷體" w:ascii="標楷體" w:hAnsi="標楷體"/>
        </w:rPr>
      </w:r>
    </w:p>
    <w:p>
      <w:pPr>
        <w:pStyle w:val="Normal"/>
        <w:rPr>
          <w:rFonts w:ascii="標楷體" w:hAnsi="標楷體" w:eastAsia="標楷體"/>
        </w:rPr>
      </w:pPr>
      <w:ins w:id="3" w:author="user" w:date="2025-11-20T15:06:00Z">
        <w:r>
          <w:rPr>
            <w:rFonts w:eastAsia="標楷體" w:ascii="標楷體" w:hAnsi="標楷體"/>
          </w:rPr>
          <w:t xml:space="preserve"> </w:t>
        </w:r>
      </w:ins>
    </w:p>
    <w:tbl>
      <w:tblPr>
        <w:tblStyle w:val="a6"/>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59"/>
        <w:gridCol w:w="5436"/>
      </w:tblGrid>
      <w:tr>
        <w:trPr/>
        <w:tc>
          <w:tcPr>
            <w:tcW w:w="2859"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優點 </w:t>
            </w:r>
            <w:r>
              <w:rPr>
                <w:rFonts w:eastAsia="標楷體" w:cs="新細明體" w:ascii="標楷體" w:hAnsi="標楷體"/>
                <w:b/>
                <w:bCs/>
                <w:color w:val="1B1C1D"/>
                <w:kern w:val="0"/>
                <w:sz w:val="24"/>
                <w:szCs w:val="24"/>
                <w:lang w:val="en-US" w:eastAsia="zh-TW" w:bidi="ar-SA"/>
              </w:rPr>
              <w:t>(Pros)</w:t>
            </w:r>
          </w:p>
        </w:tc>
        <w:tc>
          <w:tcPr>
            <w:tcW w:w="5436"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缺點 </w:t>
            </w:r>
            <w:r>
              <w:rPr>
                <w:rFonts w:eastAsia="標楷體" w:cs="新細明體" w:ascii="標楷體" w:hAnsi="標楷體"/>
                <w:b/>
                <w:bCs/>
                <w:color w:val="1B1C1D"/>
                <w:kern w:val="0"/>
                <w:sz w:val="24"/>
                <w:szCs w:val="24"/>
                <w:lang w:val="en-US" w:eastAsia="zh-TW" w:bidi="ar-SA"/>
              </w:rPr>
              <w:t>(Cons)</w:t>
            </w:r>
          </w:p>
        </w:tc>
      </w:tr>
      <w:tr>
        <w:trPr/>
        <w:tc>
          <w:tcPr>
            <w:tcW w:w="2859"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處理速度快</w:t>
            </w:r>
            <w:r>
              <w:rPr>
                <w:rFonts w:ascii="標楷體" w:hAnsi="標楷體" w:cs="新細明體" w:eastAsia="標楷體"/>
                <w:color w:val="1B1C1D"/>
                <w:kern w:val="0"/>
                <w:sz w:val="24"/>
                <w:szCs w:val="24"/>
                <w:lang w:val="en-US" w:eastAsia="zh-TW" w:bidi="ar-SA"/>
              </w:rPr>
              <w:t>：決策樹模型在預測時非常快，延遲低，適合即時響應。</w:t>
            </w:r>
          </w:p>
        </w:tc>
        <w:tc>
          <w:tcPr>
            <w:tcW w:w="5436"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特徵工程要求高</w:t>
            </w:r>
            <w:r>
              <w:rPr>
                <w:rFonts w:ascii="標楷體" w:hAnsi="標楷體" w:cs="新細明體" w:eastAsia="標楷體"/>
                <w:color w:val="1B1C1D"/>
                <w:kern w:val="0"/>
                <w:sz w:val="24"/>
                <w:szCs w:val="24"/>
                <w:lang w:val="en-US" w:eastAsia="zh-TW" w:bidi="ar-SA"/>
              </w:rPr>
              <w:t>：不能直接處理原始像素。需要</w:t>
            </w:r>
            <w:r>
              <w:rPr>
                <w:rFonts w:ascii="標楷體" w:hAnsi="標楷體" w:cs="新細明體" w:eastAsia="標楷體"/>
                <w:b/>
                <w:bCs/>
                <w:color w:val="1B1C1D"/>
                <w:kern w:val="0"/>
                <w:sz w:val="24"/>
                <w:szCs w:val="24"/>
                <w:lang w:val="en-US" w:eastAsia="zh-TW" w:bidi="ar-SA"/>
              </w:rPr>
              <w:t>手動提取</w:t>
            </w:r>
            <w:r>
              <w:rPr>
                <w:rFonts w:ascii="標楷體" w:hAnsi="標楷體" w:cs="新細明體" w:eastAsia="標楷體"/>
                <w:color w:val="1B1C1D"/>
                <w:kern w:val="0"/>
                <w:sz w:val="24"/>
                <w:szCs w:val="24"/>
                <w:lang w:val="en-US" w:eastAsia="zh-TW" w:bidi="ar-SA"/>
              </w:rPr>
              <w:t>球的位置、速度、球拍位置等</w:t>
            </w:r>
            <w:r>
              <w:rPr>
                <w:rFonts w:ascii="標楷體" w:hAnsi="標楷體" w:cs="新細明體" w:eastAsia="標楷體"/>
                <w:b/>
                <w:bCs/>
                <w:color w:val="1B1C1D"/>
                <w:kern w:val="0"/>
                <w:sz w:val="24"/>
                <w:szCs w:val="24"/>
                <w:lang w:val="en-US" w:eastAsia="zh-TW" w:bidi="ar-SA"/>
              </w:rPr>
              <w:t>數值特徵</w:t>
            </w:r>
            <w:r>
              <w:rPr>
                <w:rFonts w:ascii="標楷體" w:hAnsi="標楷體" w:cs="新細明體" w:eastAsia="標楷體"/>
                <w:color w:val="1B1C1D"/>
                <w:kern w:val="0"/>
                <w:sz w:val="24"/>
                <w:szCs w:val="24"/>
                <w:lang w:val="en-US" w:eastAsia="zh-TW" w:bidi="ar-SA"/>
              </w:rPr>
              <w:t>。</w:t>
            </w:r>
          </w:p>
        </w:tc>
      </w:tr>
      <w:tr>
        <w:trPr/>
        <w:tc>
          <w:tcPr>
            <w:tcW w:w="2859"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可解釋性強</w:t>
            </w:r>
            <w:r>
              <w:rPr>
                <w:rFonts w:ascii="標楷體" w:hAnsi="標楷體" w:cs="新細明體" w:eastAsia="標楷體"/>
                <w:color w:val="1B1C1D"/>
                <w:kern w:val="0"/>
                <w:sz w:val="24"/>
                <w:szCs w:val="24"/>
                <w:lang w:val="en-US" w:eastAsia="zh-TW" w:bidi="ar-SA"/>
              </w:rPr>
              <w:t>：決策樹是「白箱模型」，可以很容易地看出模型做出某個預測是基於哪個特徵。</w:t>
            </w:r>
          </w:p>
        </w:tc>
        <w:tc>
          <w:tcPr>
            <w:tcW w:w="5436"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表現力受限</w:t>
            </w:r>
            <w:r>
              <w:rPr>
                <w:rFonts w:ascii="標楷體" w:hAnsi="標楷體" w:cs="新細明體" w:eastAsia="標楷體"/>
                <w:color w:val="1B1C1D"/>
                <w:kern w:val="0"/>
                <w:sz w:val="24"/>
                <w:szCs w:val="24"/>
                <w:lang w:val="en-US" w:eastAsia="zh-TW" w:bidi="ar-SA"/>
              </w:rPr>
              <w:t>：決策樹對高度非線性的問題（例如在複雜狀態下微調球拍）表現不如深度神經網絡。</w:t>
            </w:r>
          </w:p>
        </w:tc>
      </w:tr>
      <w:tr>
        <w:trPr/>
        <w:tc>
          <w:tcPr>
            <w:tcW w:w="2859"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對異常值不敏感</w:t>
            </w:r>
            <w:r>
              <w:rPr>
                <w:rFonts w:ascii="標楷體" w:hAnsi="標楷體" w:cs="新細明體" w:eastAsia="標楷體"/>
                <w:color w:val="1B1C1D"/>
                <w:kern w:val="0"/>
                <w:sz w:val="24"/>
                <w:szCs w:val="24"/>
                <w:lang w:val="en-US" w:eastAsia="zh-TW" w:bidi="ar-SA"/>
              </w:rPr>
              <w:t>：相對魯棒，訓練穩定。</w:t>
            </w:r>
          </w:p>
        </w:tc>
        <w:tc>
          <w:tcPr>
            <w:tcW w:w="5436"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無法直接輸出動作</w:t>
            </w:r>
            <w:r>
              <w:rPr>
                <w:rFonts w:ascii="標楷體" w:hAnsi="標楷體" w:cs="新細明體" w:eastAsia="標楷體"/>
                <w:color w:val="1B1C1D"/>
                <w:kern w:val="0"/>
                <w:sz w:val="24"/>
                <w:szCs w:val="24"/>
                <w:lang w:val="en-US" w:eastAsia="zh-TW" w:bidi="ar-SA"/>
              </w:rPr>
              <w:t>：輸出的是理想位置，還需要一個</w:t>
            </w:r>
            <w:r>
              <w:rPr>
                <w:rFonts w:ascii="標楷體" w:hAnsi="標楷體" w:cs="新細明體" w:eastAsia="標楷體"/>
                <w:b/>
                <w:bCs/>
                <w:color w:val="1B1C1D"/>
                <w:kern w:val="0"/>
                <w:sz w:val="24"/>
                <w:szCs w:val="24"/>
                <w:lang w:val="en-US" w:eastAsia="zh-TW" w:bidi="ar-SA"/>
              </w:rPr>
              <w:t>額外的控制層</w:t>
            </w:r>
            <w:r>
              <w:rPr>
                <w:rFonts w:ascii="標楷體" w:hAnsi="標楷體" w:cs="新細明體" w:eastAsia="標楷體"/>
                <w:color w:val="1B1C1D"/>
                <w:kern w:val="0"/>
                <w:sz w:val="24"/>
                <w:szCs w:val="24"/>
                <w:lang w:val="en-US" w:eastAsia="zh-TW" w:bidi="ar-SA"/>
              </w:rPr>
              <w:t xml:space="preserve">（例如：如果 </w:t>
            </w:r>
            <w:r>
              <w:rPr>
                <w:rFonts w:eastAsia="標楷體" w:cs="新細明體" w:ascii="標楷體" w:hAnsi="標楷體"/>
                <w:color w:val="1B1C1D"/>
                <w:kern w:val="0"/>
                <w:sz w:val="24"/>
                <w:szCs w:val="24"/>
                <w:lang w:val="en-US" w:eastAsia="zh-TW" w:bidi="ar-SA"/>
              </w:rPr>
              <w:t>$\hat{Y} &gt; Y_{\text{paddle}}$</w:t>
            </w:r>
            <w:r>
              <w:rPr>
                <w:rFonts w:eastAsia="標楷體" w:cs="新細明體" w:ascii="標楷體" w:hAnsi="標楷體"/>
                <w:color w:val="1B1C1D"/>
                <w:kern w:val="0"/>
                <w:sz w:val="24"/>
                <w:szCs w:val="24"/>
                <w:lang w:val="en-US" w:eastAsia="zh-TW" w:bidi="ar-SA"/>
              </w:rPr>
              <w:t xml:space="preserve"> </w:t>
            </w:r>
            <w:r>
              <w:rPr>
                <w:rFonts w:ascii="標楷體" w:hAnsi="標楷體" w:cs="新細明體" w:eastAsia="標楷體"/>
                <w:color w:val="1B1C1D"/>
                <w:kern w:val="0"/>
                <w:sz w:val="24"/>
                <w:szCs w:val="24"/>
                <w:lang w:val="en-US" w:eastAsia="zh-TW" w:bidi="ar-SA"/>
              </w:rPr>
              <w:t>則上移，否則下移）來轉化為實際的動作。</w:t>
            </w:r>
          </w:p>
        </w:tc>
      </w:tr>
    </w:tbl>
    <w:p>
      <w:pPr>
        <w:pStyle w:val="Normal"/>
        <w:rPr>
          <w:rFonts w:ascii="標楷體" w:hAnsi="標楷體" w:eastAsia="標楷體"/>
        </w:rPr>
      </w:pPr>
      <w:r>
        <w:rPr>
          <w:rFonts w:eastAsia="標楷體" w:ascii="標楷體" w:hAnsi="標楷體"/>
        </w:rPr>
      </w:r>
    </w:p>
    <w:p>
      <w:pPr>
        <w:pStyle w:val="Normal"/>
        <w:jc w:val="center"/>
        <w:rPr>
          <w:rFonts w:ascii="標楷體" w:hAnsi="標楷體" w:eastAsia="標楷體"/>
          <w:b/>
          <w:b/>
          <w:sz w:val="52"/>
          <w:szCs w:val="52"/>
        </w:rPr>
      </w:pPr>
      <w:r>
        <w:rPr/>
        <w:drawing>
          <wp:inline distT="0" distB="0" distL="0" distR="0">
            <wp:extent cx="5500370" cy="4294505"/>
            <wp:effectExtent l="0" t="0" r="0" b="0"/>
            <wp:docPr id="3" name="圖片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4" descr=""/>
                    <pic:cNvPicPr>
                      <a:picLocks noChangeAspect="1" noChangeArrowheads="1"/>
                    </pic:cNvPicPr>
                  </pic:nvPicPr>
                  <pic:blipFill>
                    <a:blip r:embed="rId4"/>
                    <a:stretch>
                      <a:fillRect/>
                    </a:stretch>
                  </pic:blipFill>
                  <pic:spPr bwMode="auto">
                    <a:xfrm>
                      <a:off x="0" y="0"/>
                      <a:ext cx="5500370" cy="4294505"/>
                    </a:xfrm>
                    <a:prstGeom prst="rect">
                      <a:avLst/>
                    </a:prstGeom>
                  </pic:spPr>
                </pic:pic>
              </a:graphicData>
            </a:graphic>
          </wp:inline>
        </w:drawing>
      </w:r>
      <w:r>
        <w:br w:type="page"/>
      </w:r>
    </w:p>
    <w:p>
      <w:pPr>
        <w:pStyle w:val="Normal"/>
        <w:widowControl/>
        <w:jc w:val="right"/>
        <w:pPrChange w:id="0" w:author="user" w:date="2025-11-20T14:06:00Z">
          <w:pPr>
            <w:widowControl/>
          </w:pPr>
        </w:pPrChange>
        <w:rPr>
          <w:rFonts w:ascii="標楷體" w:hAnsi="標楷體" w:eastAsia="標楷體"/>
          <w:b/>
          <w:b/>
          <w:sz w:val="52"/>
          <w:szCs w:val="52"/>
          <w:del w:id="6" w:author="user" w:date="2025-11-20T14:51:00Z"/>
        </w:rPr>
      </w:pPr>
      <w:r>
        <w:rPr>
          <w:rFonts w:eastAsia="標楷體" w:ascii="標楷體" w:hAnsi="標楷體"/>
          <w:b/>
          <w:sz w:val="52"/>
          <w:szCs w:val="52"/>
        </w:rPr>
        <w:t>(Break down</w:t>
      </w:r>
      <w:ins w:id="4" w:author="user" w:date="2025-11-20T14:06:00Z">
        <w:r>
          <w:rPr>
            <w:rFonts w:ascii="標楷體" w:hAnsi="標楷體" w:eastAsia="標楷體"/>
            <w:b/>
            <w:sz w:val="52"/>
            <w:szCs w:val="52"/>
          </w:rPr>
          <w:t>圖</w:t>
        </w:r>
      </w:ins>
      <w:ins w:id="5" w:author="user" w:date="2025-11-20T14:05:00Z">
        <w:r>
          <w:rPr>
            <w:rFonts w:eastAsia="標楷體" w:ascii="標楷體" w:hAnsi="標楷體"/>
            <w:b/>
            <w:sz w:val="52"/>
            <w:szCs w:val="52"/>
          </w:rPr>
          <w:t>)</w:t>
        </w:r>
      </w:ins>
    </w:p>
    <w:p>
      <w:pPr>
        <w:pStyle w:val="Normal"/>
        <w:widowControl/>
        <w:jc w:val="right"/>
        <w:rPr>
          <w:rFonts w:ascii="標楷體" w:hAnsi="標楷體" w:eastAsia="標楷體"/>
          <w:ins w:id="8" w:author="user" w:date="2025-11-20T14:05:00Z"/>
          <w:b/>
          <w:b/>
          <w:sz w:val="52"/>
          <w:szCs w:val="52"/>
        </w:rPr>
      </w:pPr>
      <w:ins w:id="7" w:author="user" w:date="2025-11-20T14:05:00Z">
        <w:r>
          <w:rPr>
            <w:rFonts w:eastAsia="標楷體" w:ascii="標楷體" w:hAnsi="標楷體"/>
            <w:b/>
            <w:sz w:val="52"/>
            <w:szCs w:val="52"/>
          </w:rPr>
        </w:r>
      </w:ins>
      <w:r>
        <w:br w:type="page"/>
      </w:r>
    </w:p>
    <w:p>
      <w:pPr>
        <w:pStyle w:val="Normal"/>
        <w:jc w:val="center"/>
        <w:rPr>
          <w:rFonts w:ascii="標楷體" w:hAnsi="標楷體" w:eastAsia="標楷體"/>
        </w:rPr>
      </w:pPr>
      <w:r>
        <w:rPr>
          <w:rFonts w:ascii="標楷體" w:hAnsi="標楷體" w:eastAsia="標楷體"/>
          <w:b/>
          <w:sz w:val="52"/>
          <w:szCs w:val="52"/>
        </w:rPr>
        <w:t>學長的 方法</w:t>
      </w:r>
      <w:r>
        <w:rPr>
          <w:rFonts w:eastAsia="標楷體" w:ascii="標楷體" w:hAnsi="標楷體"/>
        </w:rPr>
        <w:br/>
      </w:r>
      <w:hyperlink r:id="rId5">
        <w:r>
          <w:rPr>
            <w:rStyle w:val="InternetLink"/>
            <w:rFonts w:eastAsia="標楷體" w:ascii="標楷體" w:hAnsi="標楷體"/>
          </w:rPr>
          <w:t>https://github.com/shihming12/final/blob/main/pingpong-main/ml/targets1.pickle</w:t>
        </w:r>
      </w:hyperlink>
    </w:p>
    <w:p>
      <w:pPr>
        <w:pStyle w:val="Normal"/>
        <w:rPr>
          <w:rFonts w:ascii="標楷體" w:hAnsi="標楷體" w:eastAsia="標楷體"/>
        </w:rPr>
      </w:pPr>
      <w:r>
        <w:rPr>
          <w:rFonts w:ascii="標楷體" w:hAnsi="標楷體" w:eastAsia="標楷體"/>
        </w:rPr>
        <w:t xml:space="preserve">核心演算法 </w:t>
      </w:r>
      <w:r>
        <w:rPr>
          <w:rFonts w:eastAsia="標楷體" w:ascii="標楷體" w:hAnsi="標楷體"/>
        </w:rPr>
        <w:t>(Algorithm)</w:t>
      </w:r>
    </w:p>
    <w:tbl>
      <w:tblPr>
        <w:tblStyle w:val="a6"/>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85"/>
        <w:gridCol w:w="3332"/>
        <w:gridCol w:w="4379"/>
      </w:tblGrid>
      <w:tr>
        <w:trPr/>
        <w:tc>
          <w:tcPr>
            <w:tcW w:w="585"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項目</w:t>
            </w:r>
          </w:p>
        </w:tc>
        <w:tc>
          <w:tcPr>
            <w:tcW w:w="3332" w:type="dxa"/>
            <w:tcBorders/>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詳細說明</w:t>
            </w:r>
          </w:p>
        </w:tc>
        <w:tc>
          <w:tcPr>
            <w:tcW w:w="4379" w:type="dxa"/>
            <w:tcBorders/>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程式碼依據</w:t>
            </w:r>
          </w:p>
        </w:tc>
      </w:tr>
      <w:tr>
        <w:trPr/>
        <w:tc>
          <w:tcPr>
            <w:tcW w:w="585"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演算法名稱</w:t>
            </w:r>
          </w:p>
        </w:tc>
        <w:tc>
          <w:tcPr>
            <w:tcW w:w="3332" w:type="dxa"/>
            <w:tcBorders/>
            <w:vAlign w:val="center"/>
          </w:tcPr>
          <w:p>
            <w:pPr>
              <w:pStyle w:val="Normal"/>
              <w:widowControl w:val="false"/>
              <w:spacing w:before="0" w:after="0"/>
              <w:jc w:val="center"/>
              <w:rPr>
                <w:rFonts w:ascii="標楷體" w:hAnsi="標楷體" w:eastAsia="標楷體" w:cs="新細明體"/>
                <w:color w:val="1B1C1D"/>
                <w:kern w:val="0"/>
                <w:szCs w:val="24"/>
              </w:rPr>
            </w:pPr>
            <w:r>
              <w:rPr>
                <w:rFonts w:eastAsia="標楷體" w:cs="新細明體" w:ascii="標楷體" w:hAnsi="標楷體"/>
                <w:b/>
                <w:bCs/>
                <w:color w:val="1B1C1D"/>
                <w:kern w:val="0"/>
                <w:sz w:val="24"/>
                <w:szCs w:val="24"/>
                <w:lang w:val="en-US" w:eastAsia="zh-TW" w:bidi="ar-SA"/>
              </w:rPr>
              <w:t>K-</w:t>
            </w:r>
            <w:r>
              <w:rPr>
                <w:rFonts w:ascii="標楷體" w:hAnsi="標楷體" w:cs="新細明體" w:eastAsia="標楷體"/>
                <w:b/>
                <w:bCs/>
                <w:color w:val="1B1C1D"/>
                <w:kern w:val="0"/>
                <w:sz w:val="24"/>
                <w:szCs w:val="24"/>
                <w:lang w:val="en-US" w:eastAsia="zh-TW" w:bidi="ar-SA"/>
              </w:rPr>
              <w:t xml:space="preserve">近鄰迴歸 </w:t>
            </w:r>
            <w:r>
              <w:rPr>
                <w:rFonts w:eastAsia="標楷體" w:cs="新細明體" w:ascii="標楷體" w:hAnsi="標楷體"/>
                <w:b/>
                <w:bCs/>
                <w:color w:val="1B1C1D"/>
                <w:kern w:val="0"/>
                <w:sz w:val="24"/>
                <w:szCs w:val="24"/>
                <w:lang w:val="en-US" w:eastAsia="zh-TW" w:bidi="ar-SA"/>
              </w:rPr>
              <w:t>(K-Nearest Neighbors Regression, KNNR)</w:t>
            </w:r>
          </w:p>
        </w:tc>
        <w:tc>
          <w:tcPr>
            <w:tcW w:w="4379" w:type="dxa"/>
            <w:tcBorders/>
            <w:vAlign w:val="center"/>
          </w:tcPr>
          <w:p>
            <w:pPr>
              <w:pStyle w:val="Normal"/>
              <w:widowControl w:val="false"/>
              <w:spacing w:before="0" w:after="0"/>
              <w:jc w:val="center"/>
              <w:rPr>
                <w:rFonts w:ascii="標楷體" w:hAnsi="標楷體" w:eastAsia="標楷體" w:cs="新細明體"/>
                <w:color w:val="1B1C1D"/>
                <w:kern w:val="0"/>
                <w:szCs w:val="24"/>
              </w:rPr>
            </w:pPr>
            <w:r>
              <w:rPr>
                <w:rFonts w:eastAsia="標楷體" w:cs="細明體" w:ascii="標楷體" w:hAnsi="標楷體"/>
                <w:color w:val="444746"/>
                <w:kern w:val="0"/>
                <w:sz w:val="24"/>
                <w:szCs w:val="24"/>
                <w:lang w:val="en-US" w:eastAsia="zh-TW" w:bidi="ar-SA"/>
              </w:rPr>
              <w:t>neighbors.KNeighborsRegressor(7, weights='distance')</w:t>
            </w:r>
          </w:p>
        </w:tc>
      </w:tr>
      <w:tr>
        <w:trPr/>
        <w:tc>
          <w:tcPr>
            <w:tcW w:w="585"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模型類型</w:t>
            </w:r>
          </w:p>
        </w:tc>
        <w:tc>
          <w:tcPr>
            <w:tcW w:w="3332" w:type="dxa"/>
            <w:tcBorders/>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color w:val="1B1C1D"/>
                <w:kern w:val="0"/>
                <w:sz w:val="24"/>
                <w:szCs w:val="24"/>
                <w:lang w:val="en-US" w:eastAsia="zh-TW" w:bidi="ar-SA"/>
              </w:rPr>
              <w:t xml:space="preserve">機器學習 </w:t>
            </w:r>
            <w:r>
              <w:rPr>
                <w:rFonts w:eastAsia="標楷體" w:cs="新細明體" w:ascii="標楷體" w:hAnsi="標楷體"/>
                <w:color w:val="1B1C1D"/>
                <w:kern w:val="0"/>
                <w:sz w:val="24"/>
                <w:szCs w:val="24"/>
                <w:lang w:val="en-US" w:eastAsia="zh-TW" w:bidi="ar-SA"/>
              </w:rPr>
              <w:t xml:space="preserve">(ML) / </w:t>
            </w:r>
            <w:r>
              <w:rPr>
                <w:rFonts w:ascii="標楷體" w:hAnsi="標楷體" w:cs="新細明體" w:eastAsia="標楷體"/>
                <w:color w:val="1B1C1D"/>
                <w:kern w:val="0"/>
                <w:sz w:val="24"/>
                <w:szCs w:val="24"/>
                <w:lang w:val="en-US" w:eastAsia="zh-TW" w:bidi="ar-SA"/>
              </w:rPr>
              <w:t xml:space="preserve">監督式學習 </w:t>
            </w:r>
            <w:r>
              <w:rPr>
                <w:rFonts w:eastAsia="標楷體" w:cs="新細明體" w:ascii="標楷體" w:hAnsi="標楷體"/>
                <w:color w:val="1B1C1D"/>
                <w:kern w:val="0"/>
                <w:sz w:val="24"/>
                <w:szCs w:val="24"/>
                <w:lang w:val="en-US" w:eastAsia="zh-TW" w:bidi="ar-SA"/>
              </w:rPr>
              <w:t xml:space="preserve">(SL) / </w:t>
            </w:r>
            <w:r>
              <w:rPr>
                <w:rFonts w:ascii="標楷體" w:hAnsi="標楷體" w:cs="新細明體" w:eastAsia="標楷體"/>
                <w:color w:val="1B1C1D"/>
                <w:kern w:val="0"/>
                <w:sz w:val="24"/>
                <w:szCs w:val="24"/>
                <w:lang w:val="en-US" w:eastAsia="zh-TW" w:bidi="ar-SA"/>
              </w:rPr>
              <w:t>非參數模型</w:t>
            </w:r>
          </w:p>
        </w:tc>
        <w:tc>
          <w:tcPr>
            <w:tcW w:w="4379" w:type="dxa"/>
            <w:tcBorders/>
            <w:vAlign w:val="center"/>
          </w:tcPr>
          <w:p>
            <w:pPr>
              <w:pStyle w:val="Normal"/>
              <w:widowControl w:val="false"/>
              <w:spacing w:before="0" w:after="0"/>
              <w:jc w:val="center"/>
              <w:rPr>
                <w:rFonts w:ascii="標楷體" w:hAnsi="標楷體" w:eastAsia="標楷體" w:cs="新細明體"/>
                <w:color w:val="1B1C1D"/>
                <w:kern w:val="0"/>
                <w:szCs w:val="24"/>
              </w:rPr>
            </w:pPr>
            <w:r>
              <w:rPr>
                <w:rFonts w:eastAsia="標楷體" w:cs="細明體" w:ascii="標楷體" w:hAnsi="標楷體"/>
                <w:color w:val="444746"/>
                <w:kern w:val="0"/>
                <w:sz w:val="24"/>
                <w:szCs w:val="24"/>
                <w:lang w:val="en-US" w:eastAsia="zh-TW" w:bidi="ar-SA"/>
              </w:rPr>
              <w:t>sklearn</w:t>
            </w:r>
            <w:r>
              <w:rPr>
                <w:rFonts w:eastAsia="標楷體" w:cs="新細明體" w:ascii="標楷體" w:hAnsi="標楷體"/>
                <w:color w:val="1B1C1D"/>
                <w:kern w:val="0"/>
                <w:sz w:val="24"/>
                <w:szCs w:val="24"/>
                <w:lang w:val="en-US" w:eastAsia="zh-TW" w:bidi="ar-SA"/>
              </w:rPr>
              <w:t xml:space="preserve"> </w:t>
            </w:r>
            <w:r>
              <w:rPr>
                <w:rFonts w:ascii="標楷體" w:hAnsi="標楷體" w:cs="新細明體" w:eastAsia="標楷體"/>
                <w:color w:val="1B1C1D"/>
                <w:kern w:val="0"/>
                <w:sz w:val="24"/>
                <w:szCs w:val="24"/>
                <w:lang w:val="en-US" w:eastAsia="zh-TW" w:bidi="ar-SA"/>
              </w:rPr>
              <w:t xml:space="preserve">庫中的 </w:t>
            </w:r>
            <w:r>
              <w:rPr>
                <w:rFonts w:eastAsia="標楷體" w:cs="新細明體" w:ascii="標楷體" w:hAnsi="標楷體"/>
                <w:color w:val="1B1C1D"/>
                <w:kern w:val="0"/>
                <w:sz w:val="24"/>
                <w:szCs w:val="24"/>
                <w:lang w:val="en-US" w:eastAsia="zh-TW" w:bidi="ar-SA"/>
              </w:rPr>
              <w:t>KNNR</w:t>
            </w:r>
          </w:p>
        </w:tc>
      </w:tr>
      <w:tr>
        <w:trPr/>
        <w:tc>
          <w:tcPr>
            <w:tcW w:w="585"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核心邏輯</w:t>
            </w:r>
          </w:p>
        </w:tc>
        <w:tc>
          <w:tcPr>
            <w:tcW w:w="3332" w:type="dxa"/>
            <w:tcBorders/>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color w:val="1B1C1D"/>
                <w:kern w:val="0"/>
                <w:sz w:val="24"/>
                <w:szCs w:val="24"/>
                <w:lang w:val="en-US" w:eastAsia="zh-TW" w:bidi="ar-SA"/>
              </w:rPr>
              <w:t xml:space="preserve">在訓練數據中找到與當前球的狀態 </w:t>
            </w:r>
            <w:r>
              <w:rPr>
                <w:rFonts w:ascii="標楷體" w:hAnsi="標楷體" w:cs="新細明體" w:eastAsia="標楷體"/>
                <w:b/>
                <w:bCs/>
                <w:color w:val="1B1C1D"/>
                <w:kern w:val="0"/>
                <w:sz w:val="24"/>
                <w:szCs w:val="24"/>
                <w:lang w:val="en-US" w:eastAsia="zh-TW" w:bidi="ar-SA"/>
              </w:rPr>
              <w:t>最相似</w:t>
            </w:r>
            <w:r>
              <w:rPr>
                <w:rFonts w:ascii="標楷體" w:hAnsi="標楷體" w:cs="新細明體" w:eastAsia="標楷體"/>
                <w:color w:val="1B1C1D"/>
                <w:kern w:val="0"/>
                <w:sz w:val="24"/>
                <w:szCs w:val="24"/>
                <w:lang w:val="en-US" w:eastAsia="zh-TW" w:bidi="ar-SA"/>
              </w:rPr>
              <w:t xml:space="preserve"> 的 </w:t>
            </w:r>
            <w:r>
              <w:rPr>
                <w:rFonts w:eastAsia="標楷體" w:cs="新細明體" w:ascii="標楷體" w:hAnsi="標楷體"/>
                <w:color w:val="1B1C1D"/>
                <w:kern w:val="0"/>
                <w:sz w:val="24"/>
                <w:szCs w:val="24"/>
                <w:lang w:val="en-US" w:eastAsia="zh-TW" w:bidi="ar-SA"/>
              </w:rPr>
              <w:t>K=7</w:t>
            </w:r>
            <w:r>
              <w:rPr>
                <w:rFonts w:eastAsia="標楷體" w:cs="新細明體" w:ascii="標楷體" w:hAnsi="標楷體"/>
                <w:color w:val="1B1C1D"/>
                <w:kern w:val="0"/>
                <w:sz w:val="24"/>
                <w:szCs w:val="24"/>
                <w:lang w:val="en-US" w:eastAsia="zh-TW" w:bidi="ar-SA"/>
              </w:rPr>
              <w:t xml:space="preserve"> </w:t>
            </w:r>
            <w:r>
              <w:rPr>
                <w:rFonts w:ascii="標楷體" w:hAnsi="標楷體" w:cs="新細明體" w:eastAsia="標楷體"/>
                <w:color w:val="1B1C1D"/>
                <w:kern w:val="0"/>
                <w:sz w:val="24"/>
                <w:szCs w:val="24"/>
                <w:lang w:val="en-US" w:eastAsia="zh-TW" w:bidi="ar-SA"/>
              </w:rPr>
              <w:t xml:space="preserve">個歷史數據點，並將這些點的 </w:t>
            </w:r>
            <w:r>
              <w:rPr>
                <w:rFonts w:ascii="標楷體" w:hAnsi="標楷體" w:cs="新細明體" w:eastAsia="標楷體"/>
                <w:b/>
                <w:bCs/>
                <w:color w:val="1B1C1D"/>
                <w:kern w:val="0"/>
                <w:sz w:val="24"/>
                <w:szCs w:val="24"/>
                <w:lang w:val="en-US" w:eastAsia="zh-TW" w:bidi="ar-SA"/>
              </w:rPr>
              <w:t xml:space="preserve">目標落點 </w:t>
            </w:r>
            <w:r>
              <w:rPr>
                <w:rFonts w:eastAsia="標楷體" w:cs="新細明體" w:ascii="標楷體" w:hAnsi="標楷體"/>
                <w:b/>
                <w:bCs/>
                <w:color w:val="1B1C1D"/>
                <w:kern w:val="0"/>
                <w:sz w:val="24"/>
                <w:szCs w:val="24"/>
                <w:lang w:val="en-US" w:eastAsia="zh-TW" w:bidi="ar-SA"/>
              </w:rPr>
              <w:t xml:space="preserve">X </w:t>
            </w:r>
            <w:r>
              <w:rPr>
                <w:rFonts w:ascii="標楷體" w:hAnsi="標楷體" w:cs="新細明體" w:eastAsia="標楷體"/>
                <w:b/>
                <w:bCs/>
                <w:color w:val="1B1C1D"/>
                <w:kern w:val="0"/>
                <w:sz w:val="24"/>
                <w:szCs w:val="24"/>
                <w:lang w:val="en-US" w:eastAsia="zh-TW" w:bidi="ar-SA"/>
              </w:rPr>
              <w:t>座標</w:t>
            </w:r>
            <w:r>
              <w:rPr>
                <w:rFonts w:ascii="標楷體" w:hAnsi="標楷體" w:cs="新細明體" w:eastAsia="標楷體"/>
                <w:color w:val="1B1C1D"/>
                <w:kern w:val="0"/>
                <w:sz w:val="24"/>
                <w:szCs w:val="24"/>
                <w:lang w:val="en-US" w:eastAsia="zh-TW" w:bidi="ar-SA"/>
              </w:rPr>
              <w:t xml:space="preserve"> 進行加權平均，作為當前的預測落點。</w:t>
            </w:r>
          </w:p>
        </w:tc>
        <w:tc>
          <w:tcPr>
            <w:tcW w:w="4379" w:type="dxa"/>
            <w:tcBorders/>
            <w:vAlign w:val="center"/>
          </w:tcPr>
          <w:p>
            <w:pPr>
              <w:pStyle w:val="Normal"/>
              <w:widowControl w:val="false"/>
              <w:spacing w:before="0" w:after="0"/>
              <w:jc w:val="center"/>
              <w:rPr>
                <w:rFonts w:ascii="標楷體" w:hAnsi="標楷體" w:eastAsia="標楷體" w:cs="新細明體"/>
                <w:color w:val="1B1C1D"/>
                <w:kern w:val="0"/>
                <w:szCs w:val="24"/>
              </w:rPr>
            </w:pPr>
            <w:r>
              <w:rPr>
                <w:rFonts w:eastAsia="標楷體" w:cs="細明體" w:ascii="標楷體" w:hAnsi="標楷體"/>
                <w:color w:val="444746"/>
                <w:kern w:val="0"/>
                <w:sz w:val="24"/>
                <w:szCs w:val="24"/>
                <w:lang w:val="en-US" w:eastAsia="zh-TW" w:bidi="ar-SA"/>
              </w:rPr>
              <w:t>weights='distance'</w:t>
            </w:r>
            <w:r>
              <w:rPr>
                <w:rFonts w:eastAsia="標楷體" w:cs="新細明體" w:ascii="標楷體" w:hAnsi="標楷體"/>
                <w:color w:val="1B1C1D"/>
                <w:kern w:val="0"/>
                <w:sz w:val="24"/>
                <w:szCs w:val="24"/>
                <w:lang w:val="en-US" w:eastAsia="zh-TW" w:bidi="ar-SA"/>
              </w:rPr>
              <w:t xml:space="preserve"> (</w:t>
            </w:r>
            <w:r>
              <w:rPr>
                <w:rFonts w:ascii="標楷體" w:hAnsi="標楷體" w:cs="新細明體" w:eastAsia="標楷體"/>
                <w:color w:val="1B1C1D"/>
                <w:kern w:val="0"/>
                <w:sz w:val="24"/>
                <w:szCs w:val="24"/>
                <w:lang w:val="en-US" w:eastAsia="zh-TW" w:bidi="ar-SA"/>
              </w:rPr>
              <w:t>距離越近，權重越大</w:t>
            </w:r>
            <w:r>
              <w:rPr>
                <w:rFonts w:eastAsia="標楷體" w:cs="新細明體" w:ascii="標楷體" w:hAnsi="標楷體"/>
                <w:color w:val="1B1C1D"/>
                <w:kern w:val="0"/>
                <w:sz w:val="24"/>
                <w:szCs w:val="24"/>
                <w:lang w:val="en-US" w:eastAsia="zh-TW" w:bidi="ar-SA"/>
              </w:rPr>
              <w:t>)</w:t>
            </w:r>
          </w:p>
        </w:tc>
      </w:tr>
    </w:tbl>
    <w:p>
      <w:pPr>
        <w:pStyle w:val="Normal"/>
        <w:rPr>
          <w:rFonts w:ascii="標楷體" w:hAnsi="標楷體" w:eastAsia="標楷體"/>
        </w:rPr>
      </w:pPr>
      <w:r>
        <w:rPr>
          <w:rFonts w:ascii="標楷體" w:hAnsi="標楷體" w:eastAsia="標楷體"/>
        </w:rPr>
        <w:t xml:space="preserve">損失函數 </w:t>
      </w:r>
      <w:r>
        <w:rPr>
          <w:rFonts w:eastAsia="標楷體" w:ascii="標楷體" w:hAnsi="標楷體"/>
        </w:rPr>
        <w:t>(Loss Function)</w:t>
      </w:r>
    </w:p>
    <w:p>
      <w:pPr>
        <w:pStyle w:val="Normal"/>
        <w:rPr>
          <w:rFonts w:ascii="標楷體" w:hAnsi="標楷體" w:eastAsia="標楷體"/>
        </w:rPr>
      </w:pPr>
      <w:r>
        <w:rPr>
          <w:rFonts w:ascii="標楷體" w:hAnsi="標楷體" w:eastAsia="標楷體"/>
        </w:rPr>
        <w:t xml:space="preserve">由於 </w:t>
      </w:r>
      <w:r>
        <w:rPr>
          <w:rFonts w:eastAsia="標楷體" w:ascii="標楷體" w:hAnsi="標楷體"/>
        </w:rPr>
        <w:t xml:space="preserve">KNNR </w:t>
      </w:r>
      <w:r>
        <w:rPr>
          <w:rFonts w:ascii="標楷體" w:hAnsi="標楷體" w:eastAsia="標楷體"/>
        </w:rPr>
        <w:t>是一種非參數模型，它在</w:t>
      </w:r>
      <w:r>
        <w:rPr>
          <w:rFonts w:ascii="標楷體" w:hAnsi="標楷體" w:eastAsia="標楷體"/>
          <w:b/>
          <w:bCs/>
        </w:rPr>
        <w:t>訓練階段</w:t>
      </w:r>
      <w:r>
        <w:rPr>
          <w:rFonts w:ascii="標楷體" w:hAnsi="標楷體" w:eastAsia="標楷體"/>
        </w:rPr>
        <w:t>不需要像神經網路那樣使用梯度下降法來最小化一個顯式的損失函數（即它不進行梯度優化）。</w:t>
      </w:r>
    </w:p>
    <w:tbl>
      <w:tblPr>
        <w:tblStyle w:val="a6"/>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59"/>
        <w:gridCol w:w="2677"/>
        <w:gridCol w:w="4660"/>
      </w:tblGrid>
      <w:tr>
        <w:trPr/>
        <w:tc>
          <w:tcPr>
            <w:tcW w:w="959"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項目</w:t>
            </w:r>
          </w:p>
        </w:tc>
        <w:tc>
          <w:tcPr>
            <w:tcW w:w="2677" w:type="dxa"/>
            <w:tcBorders/>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詳細說明</w:t>
            </w:r>
          </w:p>
        </w:tc>
        <w:tc>
          <w:tcPr>
            <w:tcW w:w="4660" w:type="dxa"/>
            <w:tcBorders/>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程式碼依據</w:t>
            </w:r>
          </w:p>
        </w:tc>
      </w:tr>
      <w:tr>
        <w:trPr/>
        <w:tc>
          <w:tcPr>
            <w:tcW w:w="959"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訓練損失函數</w:t>
            </w:r>
          </w:p>
        </w:tc>
        <w:tc>
          <w:tcPr>
            <w:tcW w:w="2677"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無 </w:t>
            </w:r>
            <w:r>
              <w:rPr>
                <w:rFonts w:eastAsia="標楷體" w:cs="新細明體" w:ascii="標楷體" w:hAnsi="標楷體"/>
                <w:b/>
                <w:bCs/>
                <w:color w:val="1B1C1D"/>
                <w:kern w:val="0"/>
                <w:sz w:val="24"/>
                <w:szCs w:val="24"/>
                <w:lang w:val="en-US" w:eastAsia="zh-TW" w:bidi="ar-SA"/>
              </w:rPr>
              <w:t>(N/A)</w:t>
            </w:r>
          </w:p>
        </w:tc>
        <w:tc>
          <w:tcPr>
            <w:tcW w:w="4660"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color w:val="1B1C1D"/>
                <w:kern w:val="0"/>
                <w:sz w:val="24"/>
                <w:szCs w:val="24"/>
                <w:lang w:val="en-US" w:eastAsia="zh-TW" w:bidi="ar-SA"/>
              </w:rPr>
              <w:t xml:space="preserve">無 </w:t>
            </w:r>
            <w:r>
              <w:rPr>
                <w:rFonts w:eastAsia="標楷體" w:cs="細明體" w:ascii="標楷體" w:hAnsi="標楷體"/>
                <w:color w:val="444746"/>
                <w:kern w:val="0"/>
                <w:sz w:val="24"/>
                <w:szCs w:val="24"/>
                <w:lang w:val="en-US" w:eastAsia="zh-TW" w:bidi="ar-SA"/>
              </w:rPr>
              <w:t>fit</w:t>
            </w:r>
            <w:r>
              <w:rPr>
                <w:rFonts w:eastAsia="標楷體" w:cs="新細明體" w:ascii="標楷體" w:hAnsi="標楷體"/>
                <w:color w:val="1B1C1D"/>
                <w:kern w:val="0"/>
                <w:sz w:val="24"/>
                <w:szCs w:val="24"/>
                <w:lang w:val="en-US" w:eastAsia="zh-TW" w:bidi="ar-SA"/>
              </w:rPr>
              <w:t xml:space="preserve"> </w:t>
            </w:r>
            <w:r>
              <w:rPr>
                <w:rFonts w:ascii="標楷體" w:hAnsi="標楷體" w:cs="新細明體" w:eastAsia="標楷體"/>
                <w:color w:val="1B1C1D"/>
                <w:kern w:val="0"/>
                <w:sz w:val="24"/>
                <w:szCs w:val="24"/>
                <w:lang w:val="en-US" w:eastAsia="zh-TW" w:bidi="ar-SA"/>
              </w:rPr>
              <w:t>過程中的優化步驟。</w:t>
            </w:r>
          </w:p>
        </w:tc>
      </w:tr>
      <w:tr>
        <w:trPr/>
        <w:tc>
          <w:tcPr>
            <w:tcW w:w="959"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核心度量</w:t>
            </w:r>
          </w:p>
        </w:tc>
        <w:tc>
          <w:tcPr>
            <w:tcW w:w="2677"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歐幾里得距離 </w:t>
            </w:r>
            <w:r>
              <w:rPr>
                <w:rFonts w:eastAsia="標楷體" w:cs="新細明體" w:ascii="標楷體" w:hAnsi="標楷體"/>
                <w:b/>
                <w:bCs/>
                <w:color w:val="1B1C1D"/>
                <w:kern w:val="0"/>
                <w:sz w:val="24"/>
                <w:szCs w:val="24"/>
                <w:lang w:val="en-US" w:eastAsia="zh-TW" w:bidi="ar-SA"/>
              </w:rPr>
              <w:t>(Euclidean Distance)</w:t>
            </w:r>
          </w:p>
        </w:tc>
        <w:tc>
          <w:tcPr>
            <w:tcW w:w="4660"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eastAsia="標楷體" w:cs="細明體" w:ascii="標楷體" w:hAnsi="標楷體"/>
                <w:color w:val="444746"/>
                <w:kern w:val="0"/>
                <w:sz w:val="24"/>
                <w:szCs w:val="24"/>
                <w:lang w:val="en-US" w:eastAsia="zh-TW" w:bidi="ar-SA"/>
              </w:rPr>
              <w:t>KNeighborsRegressor</w:t>
            </w:r>
            <w:r>
              <w:rPr>
                <w:rFonts w:eastAsia="標楷體" w:cs="新細明體" w:ascii="標楷體" w:hAnsi="標楷體"/>
                <w:color w:val="1B1C1D"/>
                <w:kern w:val="0"/>
                <w:sz w:val="24"/>
                <w:szCs w:val="24"/>
                <w:lang w:val="en-US" w:eastAsia="zh-TW" w:bidi="ar-SA"/>
              </w:rPr>
              <w:t xml:space="preserve"> </w:t>
            </w:r>
            <w:r>
              <w:rPr>
                <w:rFonts w:ascii="標楷體" w:hAnsi="標楷體" w:cs="新細明體" w:eastAsia="標楷體"/>
                <w:color w:val="1B1C1D"/>
                <w:kern w:val="0"/>
                <w:sz w:val="24"/>
                <w:szCs w:val="24"/>
                <w:lang w:val="en-US" w:eastAsia="zh-TW" w:bidi="ar-SA"/>
              </w:rPr>
              <w:t>預設的距離計算方式，用於衡量「相似度」。</w:t>
            </w:r>
          </w:p>
        </w:tc>
      </w:tr>
      <w:tr>
        <w:trPr/>
        <w:tc>
          <w:tcPr>
            <w:tcW w:w="959"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外部評估指標</w:t>
            </w:r>
          </w:p>
        </w:tc>
        <w:tc>
          <w:tcPr>
            <w:tcW w:w="2677"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均方誤差 </w:t>
            </w:r>
            <w:r>
              <w:rPr>
                <w:rFonts w:eastAsia="標楷體" w:cs="新細明體" w:ascii="標楷體" w:hAnsi="標楷體"/>
                <w:b/>
                <w:bCs/>
                <w:color w:val="1B1C1D"/>
                <w:kern w:val="0"/>
                <w:sz w:val="24"/>
                <w:szCs w:val="24"/>
                <w:lang w:val="en-US" w:eastAsia="zh-TW" w:bidi="ar-SA"/>
              </w:rPr>
              <w:t xml:space="preserve">(MSE) </w:t>
            </w:r>
            <w:r>
              <w:rPr>
                <w:rFonts w:ascii="標楷體" w:hAnsi="標楷體" w:cs="新細明體" w:eastAsia="標楷體"/>
                <w:b/>
                <w:bCs/>
                <w:color w:val="1B1C1D"/>
                <w:kern w:val="0"/>
                <w:sz w:val="24"/>
                <w:szCs w:val="24"/>
                <w:lang w:val="en-US" w:eastAsia="zh-TW" w:bidi="ar-SA"/>
              </w:rPr>
              <w:t xml:space="preserve">或 均方根誤差 </w:t>
            </w:r>
            <w:r>
              <w:rPr>
                <w:rFonts w:eastAsia="標楷體" w:cs="新細明體" w:ascii="標楷體" w:hAnsi="標楷體"/>
                <w:b/>
                <w:bCs/>
                <w:color w:val="1B1C1D"/>
                <w:kern w:val="0"/>
                <w:sz w:val="24"/>
                <w:szCs w:val="24"/>
                <w:lang w:val="en-US" w:eastAsia="zh-TW" w:bidi="ar-SA"/>
              </w:rPr>
              <w:t>(RMSE)</w:t>
            </w:r>
          </w:p>
        </w:tc>
        <w:tc>
          <w:tcPr>
            <w:tcW w:w="4660"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color w:val="1B1C1D"/>
                <w:kern w:val="0"/>
                <w:sz w:val="24"/>
                <w:szCs w:val="24"/>
                <w:lang w:val="en-US" w:eastAsia="zh-TW" w:bidi="ar-SA"/>
              </w:rPr>
              <w:t>這是迴歸任務的標準指標，通常用於</w:t>
            </w:r>
            <w:r>
              <w:rPr>
                <w:rFonts w:ascii="標楷體" w:hAnsi="標楷體" w:cs="新細明體" w:eastAsia="標楷體"/>
                <w:b/>
                <w:bCs/>
                <w:color w:val="1B1C1D"/>
                <w:kern w:val="0"/>
                <w:sz w:val="24"/>
                <w:szCs w:val="24"/>
                <w:lang w:val="en-US" w:eastAsia="zh-TW" w:bidi="ar-SA"/>
              </w:rPr>
              <w:t>評估模型的好壞</w:t>
            </w:r>
            <w:r>
              <w:rPr>
                <w:rFonts w:ascii="標楷體" w:hAnsi="標楷體" w:cs="新細明體" w:eastAsia="標楷體"/>
                <w:color w:val="1B1C1D"/>
                <w:kern w:val="0"/>
                <w:sz w:val="24"/>
                <w:szCs w:val="24"/>
                <w:lang w:val="en-US" w:eastAsia="zh-TW" w:bidi="ar-SA"/>
              </w:rPr>
              <w:t>，而非訓練本身。</w:t>
            </w:r>
          </w:p>
        </w:tc>
      </w:tr>
    </w:tbl>
    <w:p>
      <w:pPr>
        <w:pStyle w:val="Normal"/>
        <w:rPr>
          <w:rFonts w:ascii="標楷體" w:hAnsi="標楷體" w:eastAsia="標楷體"/>
        </w:rPr>
      </w:pPr>
      <w:r>
        <w:rPr>
          <w:rFonts w:eastAsia="標楷體" w:ascii="標楷體" w:hAnsi="標楷體"/>
        </w:rPr>
      </w:r>
    </w:p>
    <w:p>
      <w:pPr>
        <w:pStyle w:val="Normal"/>
        <w:rPr>
          <w:rFonts w:ascii="標楷體" w:hAnsi="標楷體" w:eastAsia="標楷體"/>
        </w:rPr>
      </w:pPr>
      <w:r>
        <w:rPr>
          <w:rFonts w:eastAsia="標楷體" w:ascii="標楷體" w:hAnsi="標楷體"/>
        </w:rPr>
      </w:r>
    </w:p>
    <w:p>
      <w:pPr>
        <w:pStyle w:val="Normal"/>
        <w:widowControl/>
        <w:rPr>
          <w:rFonts w:ascii="標楷體" w:hAnsi="標楷體" w:eastAsia="標楷體" w:cs="新細明體"/>
          <w:b/>
          <w:b/>
          <w:bCs/>
          <w:kern w:val="0"/>
          <w:sz w:val="36"/>
          <w:szCs w:val="36"/>
        </w:rPr>
      </w:pPr>
      <w:r>
        <w:rPr>
          <w:rFonts w:eastAsia="標楷體" w:cs="新細明體" w:ascii="標楷體" w:hAnsi="標楷體"/>
          <w:b/>
          <w:bCs/>
          <w:kern w:val="0"/>
          <w:sz w:val="36"/>
          <w:szCs w:val="36"/>
        </w:rPr>
      </w:r>
    </w:p>
    <w:p>
      <w:pPr>
        <w:pStyle w:val="Normal"/>
        <w:widowControl/>
        <w:rPr>
          <w:rFonts w:ascii="標楷體" w:hAnsi="標楷體" w:eastAsia="標楷體" w:cs="新細明體"/>
          <w:b/>
          <w:b/>
          <w:bCs/>
          <w:kern w:val="0"/>
          <w:sz w:val="36"/>
          <w:szCs w:val="36"/>
        </w:rPr>
      </w:pPr>
      <w:r>
        <w:rPr>
          <w:rFonts w:eastAsia="標楷體" w:cs="新細明體" w:ascii="標楷體" w:hAnsi="標楷體"/>
          <w:b/>
          <w:bCs/>
          <w:kern w:val="0"/>
          <w:sz w:val="36"/>
          <w:szCs w:val="36"/>
        </w:rPr>
      </w:r>
    </w:p>
    <w:p>
      <w:pPr>
        <w:pStyle w:val="Normal"/>
        <w:widowControl/>
        <w:rPr>
          <w:rFonts w:ascii="標楷體" w:hAnsi="標楷體" w:eastAsia="標楷體" w:cs="新細明體"/>
          <w:b/>
          <w:b/>
          <w:bCs/>
          <w:kern w:val="0"/>
          <w:sz w:val="36"/>
          <w:szCs w:val="36"/>
        </w:rPr>
      </w:pPr>
      <w:r>
        <w:rPr>
          <w:rFonts w:ascii="標楷體" w:hAnsi="標楷體" w:cs="新細明體" w:eastAsia="標楷體"/>
          <w:b/>
          <w:bCs/>
          <w:kern w:val="0"/>
          <w:sz w:val="36"/>
          <w:szCs w:val="36"/>
        </w:rPr>
        <w:t>需求核心清單</w:t>
      </w:r>
    </w:p>
    <w:p>
      <w:pPr>
        <w:pStyle w:val="Normal"/>
        <w:widowControl/>
        <w:numPr>
          <w:ilvl w:val="0"/>
          <w:numId w:val="0"/>
        </w:numPr>
        <w:spacing w:beforeAutospacing="1" w:afterAutospacing="1"/>
        <w:outlineLvl w:val="2"/>
        <w:rPr>
          <w:rFonts w:ascii="標楷體" w:hAnsi="標楷體" w:eastAsia="標楷體" w:cs="新細明體"/>
          <w:b/>
          <w:b/>
          <w:bCs/>
          <w:kern w:val="0"/>
          <w:sz w:val="27"/>
          <w:szCs w:val="27"/>
        </w:rPr>
      </w:pPr>
      <w:r>
        <w:rPr>
          <w:rFonts w:eastAsia="標楷體" w:cs="新細明體" w:ascii="標楷體" w:hAnsi="標楷體"/>
          <w:b/>
          <w:bCs/>
          <w:kern w:val="0"/>
          <w:sz w:val="27"/>
          <w:szCs w:val="27"/>
        </w:rPr>
        <w:t xml:space="preserve">1. </w:t>
      </w:r>
      <w:r>
        <w:rPr>
          <w:rFonts w:ascii="標楷體" w:hAnsi="標楷體" w:cs="新細明體" w:eastAsia="標楷體"/>
          <w:b/>
          <w:bCs/>
          <w:kern w:val="0"/>
          <w:sz w:val="27"/>
          <w:szCs w:val="27"/>
        </w:rPr>
        <w:t xml:space="preserve">訓練數據 </w:t>
      </w:r>
      <w:r>
        <w:rPr>
          <w:rFonts w:eastAsia="標楷體" w:cs="新細明體" w:ascii="標楷體" w:hAnsi="標楷體"/>
          <w:b/>
          <w:bCs/>
          <w:kern w:val="0"/>
          <w:sz w:val="27"/>
          <w:szCs w:val="27"/>
        </w:rPr>
        <w:t>(Training Data)</w:t>
      </w:r>
    </w:p>
    <w:p>
      <w:pPr>
        <w:pStyle w:val="Normal"/>
        <w:widowControl/>
        <w:spacing w:beforeAutospacing="1" w:afterAutospacing="1"/>
        <w:rPr>
          <w:rFonts w:ascii="標楷體" w:hAnsi="標楷體" w:eastAsia="標楷體" w:cs="新細明體"/>
          <w:kern w:val="0"/>
          <w:szCs w:val="24"/>
        </w:rPr>
      </w:pPr>
      <w:r>
        <w:rPr>
          <w:rFonts w:eastAsia="標楷體" w:cs="新細明體" w:ascii="標楷體" w:hAnsi="標楷體"/>
          <w:kern w:val="0"/>
          <w:szCs w:val="24"/>
        </w:rPr>
        <w:t xml:space="preserve">KNN </w:t>
      </w:r>
      <w:r>
        <w:rPr>
          <w:rFonts w:ascii="標楷體" w:hAnsi="標楷體" w:cs="新細明體" w:eastAsia="標楷體"/>
          <w:kern w:val="0"/>
          <w:szCs w:val="24"/>
        </w:rPr>
        <w:t xml:space="preserve">演算法需要大量的歷史數據來「記憶」球的運動模式。在 </w:t>
      </w:r>
      <w:r>
        <w:rPr>
          <w:rFonts w:eastAsia="標楷體" w:cs="細明體" w:ascii="標楷體" w:hAnsi="標楷體"/>
          <w:kern w:val="0"/>
          <w:szCs w:val="24"/>
        </w:rPr>
        <w:t>reset()</w:t>
      </w:r>
      <w:r>
        <w:rPr>
          <w:rFonts w:eastAsia="標楷體" w:cs="新細明體" w:ascii="標楷體" w:hAnsi="標楷體"/>
          <w:kern w:val="0"/>
          <w:szCs w:val="24"/>
        </w:rPr>
        <w:t xml:space="preserve"> </w:t>
      </w:r>
      <w:r>
        <w:rPr>
          <w:rFonts w:ascii="標楷體" w:hAnsi="標楷體" w:cs="新細明體" w:eastAsia="標楷體"/>
          <w:kern w:val="0"/>
          <w:szCs w:val="24"/>
        </w:rPr>
        <w:t>函數中實現了數據的採集和儲存。</w:t>
      </w:r>
    </w:p>
    <w:p>
      <w:pPr>
        <w:pStyle w:val="Normal"/>
        <w:widowControl/>
        <w:spacing w:beforeAutospacing="1" w:afterAutospacing="1"/>
        <w:rPr>
          <w:rFonts w:ascii="標楷體" w:hAnsi="標楷體" w:eastAsia="標楷體" w:cs="新細明體"/>
          <w:kern w:val="0"/>
          <w:szCs w:val="24"/>
        </w:rPr>
      </w:pPr>
      <w:r>
        <w:rPr/>
        <w:drawing>
          <wp:inline distT="0" distB="0" distL="0" distR="0">
            <wp:extent cx="5274310" cy="1918335"/>
            <wp:effectExtent l="0" t="0" r="0" b="0"/>
            <wp:docPr id="4" name="圖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1" descr=""/>
                    <pic:cNvPicPr>
                      <a:picLocks noChangeAspect="1" noChangeArrowheads="1"/>
                    </pic:cNvPicPr>
                  </pic:nvPicPr>
                  <pic:blipFill>
                    <a:blip r:embed="rId6"/>
                    <a:stretch>
                      <a:fillRect/>
                    </a:stretch>
                  </pic:blipFill>
                  <pic:spPr bwMode="auto">
                    <a:xfrm>
                      <a:off x="0" y="0"/>
                      <a:ext cx="5274310" cy="1918335"/>
                    </a:xfrm>
                    <a:prstGeom prst="rect">
                      <a:avLst/>
                    </a:prstGeom>
                  </pic:spPr>
                </pic:pic>
              </a:graphicData>
            </a:graphic>
          </wp:inline>
        </w:drawing>
      </w:r>
    </w:p>
    <w:p>
      <w:pPr>
        <w:pStyle w:val="Normal"/>
        <w:widowControl/>
        <w:spacing w:beforeAutospacing="1" w:afterAutospacing="1"/>
        <w:rPr>
          <w:rFonts w:ascii="標楷體" w:hAnsi="標楷體" w:eastAsia="標楷體" w:cs="新細明體"/>
          <w:kern w:val="0"/>
          <w:szCs w:val="24"/>
        </w:rPr>
      </w:pPr>
      <w:r>
        <w:rPr>
          <w:rFonts w:ascii="標楷體" w:hAnsi="標楷體" w:cs="新細明體" w:eastAsia="標楷體"/>
          <w:b/>
          <w:bCs/>
          <w:kern w:val="0"/>
          <w:szCs w:val="24"/>
        </w:rPr>
        <w:t>總結：</w:t>
      </w:r>
      <w:r>
        <w:rPr>
          <w:rFonts w:ascii="標楷體" w:hAnsi="標楷體" w:cs="新細明體" w:eastAsia="標楷體"/>
          <w:kern w:val="0"/>
          <w:szCs w:val="24"/>
        </w:rPr>
        <w:t xml:space="preserve"> 這個模型需要足夠多的 </w:t>
      </w:r>
      <w:r>
        <w:rPr>
          <w:rFonts w:eastAsia="標楷體" w:cs="新細明體" w:ascii="標楷體" w:hAnsi="標楷體"/>
          <w:b/>
          <w:bCs/>
          <w:kern w:val="0"/>
          <w:szCs w:val="24"/>
        </w:rPr>
        <w:t>[</w:t>
      </w:r>
      <w:r>
        <w:rPr>
          <w:rFonts w:ascii="標楷體" w:hAnsi="標楷體" w:cs="新細明體" w:eastAsia="標楷體"/>
          <w:b/>
          <w:bCs/>
          <w:kern w:val="0"/>
          <w:szCs w:val="24"/>
        </w:rPr>
        <w:t>球狀態</w:t>
      </w:r>
      <w:r>
        <w:rPr>
          <w:rFonts w:eastAsia="標楷體" w:cs="新細明體" w:ascii="標楷體" w:hAnsi="標楷體"/>
          <w:b/>
          <w:bCs/>
          <w:kern w:val="0"/>
          <w:szCs w:val="24"/>
        </w:rPr>
        <w:t>]</w:t>
      </w:r>
      <w:r>
        <w:rPr>
          <w:rFonts w:eastAsia="標楷體" w:cs="新細明體" w:ascii="標楷體" w:hAnsi="標楷體"/>
          <w:kern w:val="0"/>
          <w:szCs w:val="24"/>
        </w:rPr>
        <w:t xml:space="preserve"> $\rightarrow$ </w:t>
      </w:r>
      <w:r>
        <w:rPr>
          <w:rFonts w:eastAsia="標楷體" w:cs="新細明體" w:ascii="標楷體" w:hAnsi="標楷體"/>
          <w:b/>
          <w:bCs/>
          <w:kern w:val="0"/>
          <w:szCs w:val="24"/>
        </w:rPr>
        <w:t>[</w:t>
      </w:r>
      <w:r>
        <w:rPr>
          <w:rFonts w:ascii="標楷體" w:hAnsi="標楷體" w:cs="新細明體" w:eastAsia="標楷體"/>
          <w:b/>
          <w:bCs/>
          <w:kern w:val="0"/>
          <w:szCs w:val="24"/>
        </w:rPr>
        <w:t xml:space="preserve">最終落點 </w:t>
      </w:r>
      <w:r>
        <w:rPr>
          <w:rFonts w:eastAsia="標楷體" w:cs="新細明體" w:ascii="標楷體" w:hAnsi="標楷體"/>
          <w:b/>
          <w:bCs/>
          <w:kern w:val="0"/>
          <w:szCs w:val="24"/>
        </w:rPr>
        <w:t>$X$]</w:t>
      </w:r>
      <w:r>
        <w:rPr>
          <w:rFonts w:eastAsia="標楷體" w:cs="新細明體" w:ascii="標楷體" w:hAnsi="標楷體"/>
          <w:kern w:val="0"/>
          <w:szCs w:val="24"/>
        </w:rPr>
        <w:t xml:space="preserve"> </w:t>
      </w:r>
      <w:r>
        <w:rPr>
          <w:rFonts w:ascii="標楷體" w:hAnsi="標楷體" w:cs="新細明體" w:eastAsia="標楷體"/>
          <w:kern w:val="0"/>
          <w:szCs w:val="24"/>
        </w:rPr>
        <w:t>數據對，來覆蓋所有可能的球路。</w:t>
      </w:r>
    </w:p>
    <w:p>
      <w:pPr>
        <w:pStyle w:val="Normal"/>
        <w:widowControl/>
        <w:numPr>
          <w:ilvl w:val="0"/>
          <w:numId w:val="0"/>
        </w:numPr>
        <w:spacing w:beforeAutospacing="1" w:afterAutospacing="1"/>
        <w:outlineLvl w:val="2"/>
        <w:rPr>
          <w:rFonts w:ascii="標楷體" w:hAnsi="標楷體" w:eastAsia="標楷體" w:cs="新細明體"/>
          <w:b/>
          <w:b/>
          <w:bCs/>
          <w:kern w:val="0"/>
          <w:sz w:val="27"/>
          <w:szCs w:val="27"/>
        </w:rPr>
      </w:pPr>
      <w:r>
        <w:rPr>
          <w:rFonts w:eastAsia="標楷體" w:cs="新細明體" w:ascii="標楷體" w:hAnsi="標楷體"/>
          <w:b/>
          <w:bCs/>
          <w:kern w:val="0"/>
          <w:sz w:val="27"/>
          <w:szCs w:val="27"/>
        </w:rPr>
        <w:t xml:space="preserve">2. </w:t>
      </w:r>
      <w:r>
        <w:rPr>
          <w:rFonts w:ascii="標楷體" w:hAnsi="標楷體" w:cs="新細明體" w:eastAsia="標楷體"/>
          <w:b/>
          <w:bCs/>
          <w:kern w:val="0"/>
          <w:sz w:val="27"/>
          <w:szCs w:val="27"/>
        </w:rPr>
        <w:t xml:space="preserve">模型架構與參數 </w:t>
      </w:r>
      <w:r>
        <w:rPr>
          <w:rFonts w:eastAsia="標楷體" w:cs="新細明體" w:ascii="標楷體" w:hAnsi="標楷體"/>
          <w:b/>
          <w:bCs/>
          <w:kern w:val="0"/>
          <w:sz w:val="27"/>
          <w:szCs w:val="27"/>
        </w:rPr>
        <w:t>(Model Architecture &amp; Parameters)</w:t>
      </w:r>
    </w:p>
    <w:p>
      <w:pPr>
        <w:pStyle w:val="Normal"/>
        <w:widowControl/>
        <w:spacing w:beforeAutospacing="1" w:afterAutospacing="1"/>
        <w:rPr>
          <w:rFonts w:ascii="標楷體" w:hAnsi="標楷體" w:eastAsia="標楷體" w:cs="新細明體"/>
          <w:kern w:val="0"/>
          <w:szCs w:val="24"/>
        </w:rPr>
      </w:pPr>
      <w:r>
        <w:rPr>
          <w:rFonts w:eastAsia="標楷體" w:cs="新細明體" w:ascii="標楷體" w:hAnsi="標楷體"/>
          <w:kern w:val="0"/>
          <w:szCs w:val="24"/>
        </w:rPr>
        <w:t xml:space="preserve">KNN </w:t>
      </w:r>
      <w:r>
        <w:rPr>
          <w:rFonts w:ascii="標楷體" w:hAnsi="標楷體" w:cs="新細明體" w:eastAsia="標楷體"/>
          <w:kern w:val="0"/>
          <w:szCs w:val="24"/>
        </w:rPr>
        <w:t>是一種非參數模型，所以它沒有訓練過程中要學習的權重，但它有兩個核心的</w:t>
      </w:r>
      <w:r>
        <w:rPr>
          <w:rFonts w:ascii="標楷體" w:hAnsi="標楷體" w:cs="新細明體" w:eastAsia="標楷體"/>
          <w:b/>
          <w:bCs/>
          <w:kern w:val="0"/>
          <w:szCs w:val="24"/>
        </w:rPr>
        <w:t>超參數</w:t>
      </w:r>
      <w:r>
        <w:rPr>
          <w:rFonts w:ascii="標楷體" w:hAnsi="標楷體" w:cs="新細明體" w:eastAsia="標楷體"/>
          <w:kern w:val="0"/>
          <w:szCs w:val="24"/>
        </w:rPr>
        <w:t>需要設定：</w:t>
      </w:r>
    </w:p>
    <w:p>
      <w:pPr>
        <w:pStyle w:val="Normal"/>
        <w:widowControl/>
        <w:spacing w:beforeAutospacing="1" w:afterAutospacing="1"/>
        <w:rPr>
          <w:rFonts w:ascii="標楷體" w:hAnsi="標楷體" w:eastAsia="標楷體" w:cs="新細明體"/>
          <w:kern w:val="0"/>
          <w:szCs w:val="24"/>
        </w:rPr>
      </w:pPr>
      <w:r>
        <w:rPr/>
        <w:drawing>
          <wp:inline distT="0" distB="0" distL="0" distR="0">
            <wp:extent cx="5274310" cy="1421130"/>
            <wp:effectExtent l="0" t="0" r="0" b="0"/>
            <wp:docPr id="5" name="圖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2" descr=""/>
                    <pic:cNvPicPr>
                      <a:picLocks noChangeAspect="1" noChangeArrowheads="1"/>
                    </pic:cNvPicPr>
                  </pic:nvPicPr>
                  <pic:blipFill>
                    <a:blip r:embed="rId7"/>
                    <a:stretch>
                      <a:fillRect/>
                    </a:stretch>
                  </pic:blipFill>
                  <pic:spPr bwMode="auto">
                    <a:xfrm>
                      <a:off x="0" y="0"/>
                      <a:ext cx="5274310" cy="1421130"/>
                    </a:xfrm>
                    <a:prstGeom prst="rect">
                      <a:avLst/>
                    </a:prstGeom>
                  </pic:spPr>
                </pic:pic>
              </a:graphicData>
            </a:graphic>
          </wp:inline>
        </w:drawing>
      </w:r>
    </w:p>
    <w:p>
      <w:pPr>
        <w:pStyle w:val="Normal"/>
        <w:widowControl/>
        <w:rPr>
          <w:rFonts w:ascii="標楷體" w:hAnsi="標楷體" w:eastAsia="標楷體" w:cs="新細明體"/>
          <w:b/>
          <w:b/>
          <w:bCs/>
          <w:kern w:val="0"/>
          <w:sz w:val="27"/>
          <w:szCs w:val="27"/>
        </w:rPr>
      </w:pPr>
      <w:r>
        <w:rPr>
          <w:rFonts w:eastAsia="標楷體" w:cs="新細明體" w:ascii="標楷體" w:hAnsi="標楷體"/>
          <w:b/>
          <w:bCs/>
          <w:kern w:val="0"/>
          <w:sz w:val="27"/>
          <w:szCs w:val="27"/>
        </w:rPr>
      </w:r>
      <w:r>
        <w:br w:type="page"/>
      </w:r>
    </w:p>
    <w:p>
      <w:pPr>
        <w:pStyle w:val="Normal"/>
        <w:widowControl/>
        <w:numPr>
          <w:ilvl w:val="0"/>
          <w:numId w:val="0"/>
        </w:numPr>
        <w:spacing w:beforeAutospacing="1" w:afterAutospacing="1"/>
        <w:outlineLvl w:val="2"/>
        <w:rPr>
          <w:rFonts w:ascii="標楷體" w:hAnsi="標楷體" w:eastAsia="標楷體" w:cs="新細明體"/>
          <w:b/>
          <w:b/>
          <w:bCs/>
          <w:kern w:val="0"/>
          <w:sz w:val="27"/>
          <w:szCs w:val="27"/>
        </w:rPr>
      </w:pPr>
      <w:r>
        <w:rPr>
          <w:rFonts w:eastAsia="標楷體" w:cs="新細明體" w:ascii="標楷體" w:hAnsi="標楷體"/>
          <w:b/>
          <w:bCs/>
          <w:kern w:val="0"/>
          <w:sz w:val="27"/>
          <w:szCs w:val="27"/>
        </w:rPr>
        <w:t xml:space="preserve">3. </w:t>
      </w:r>
      <w:r>
        <w:rPr>
          <w:rFonts w:ascii="標楷體" w:hAnsi="標楷體" w:cs="新細明體" w:eastAsia="標楷體"/>
          <w:b/>
          <w:bCs/>
          <w:kern w:val="0"/>
          <w:sz w:val="27"/>
          <w:szCs w:val="27"/>
        </w:rPr>
        <w:t xml:space="preserve">運行邏輯 </w:t>
      </w:r>
      <w:r>
        <w:rPr>
          <w:rFonts w:eastAsia="標楷體" w:cs="新細明體" w:ascii="標楷體" w:hAnsi="標楷體"/>
          <w:b/>
          <w:bCs/>
          <w:kern w:val="0"/>
          <w:sz w:val="27"/>
          <w:szCs w:val="27"/>
        </w:rPr>
        <w:t>(Operational Logic)</w:t>
      </w:r>
    </w:p>
    <w:p>
      <w:pPr>
        <w:pStyle w:val="Normal"/>
        <w:widowControl/>
        <w:spacing w:beforeAutospacing="1" w:afterAutospacing="1"/>
        <w:rPr>
          <w:rFonts w:ascii="標楷體" w:hAnsi="標楷體" w:eastAsia="標楷體" w:cs="新細明體"/>
          <w:kern w:val="0"/>
          <w:szCs w:val="24"/>
        </w:rPr>
      </w:pPr>
      <w:r>
        <w:rPr>
          <w:rFonts w:ascii="標楷體" w:hAnsi="標楷體" w:cs="新細明體" w:eastAsia="標楷體"/>
          <w:kern w:val="0"/>
          <w:szCs w:val="24"/>
        </w:rPr>
        <w:t xml:space="preserve">在遊戲的 </w:t>
      </w:r>
      <w:r>
        <w:rPr>
          <w:rFonts w:eastAsia="標楷體" w:cs="細明體" w:ascii="標楷體" w:hAnsi="標楷體"/>
          <w:kern w:val="0"/>
          <w:szCs w:val="24"/>
        </w:rPr>
        <w:t>update()</w:t>
      </w:r>
      <w:r>
        <w:rPr>
          <w:rFonts w:eastAsia="標楷體" w:cs="新細明體" w:ascii="標楷體" w:hAnsi="標楷體"/>
          <w:kern w:val="0"/>
          <w:szCs w:val="24"/>
        </w:rPr>
        <w:t xml:space="preserve"> </w:t>
      </w:r>
      <w:r>
        <w:rPr>
          <w:rFonts w:ascii="標楷體" w:hAnsi="標楷體" w:cs="新細明體" w:eastAsia="標楷體"/>
          <w:kern w:val="0"/>
          <w:szCs w:val="24"/>
        </w:rPr>
        <w:t>階段，</w:t>
      </w:r>
      <w:r>
        <w:rPr>
          <w:rFonts w:eastAsia="標楷體" w:cs="新細明體" w:ascii="標楷體" w:hAnsi="標楷體"/>
          <w:kern w:val="0"/>
          <w:szCs w:val="24"/>
        </w:rPr>
        <w:t xml:space="preserve">KNN </w:t>
      </w:r>
      <w:r>
        <w:rPr>
          <w:rFonts w:ascii="標楷體" w:hAnsi="標楷體" w:cs="新細明體" w:eastAsia="標楷體"/>
          <w:kern w:val="0"/>
          <w:szCs w:val="24"/>
        </w:rPr>
        <w:t>模型需要以下步驟來做出決策：</w:t>
      </w:r>
    </w:p>
    <w:p>
      <w:pPr>
        <w:pStyle w:val="Normal"/>
        <w:widowControl/>
        <w:numPr>
          <w:ilvl w:val="0"/>
          <w:numId w:val="1"/>
        </w:numPr>
        <w:spacing w:beforeAutospacing="1" w:after="0"/>
        <w:rPr>
          <w:rFonts w:ascii="標楷體" w:hAnsi="標楷體" w:eastAsia="標楷體" w:cs="新細明體"/>
          <w:kern w:val="0"/>
          <w:szCs w:val="24"/>
        </w:rPr>
      </w:pPr>
      <w:r>
        <w:rPr>
          <w:rFonts w:ascii="標楷體" w:hAnsi="標楷體" w:cs="新細明體" w:eastAsia="標楷體"/>
          <w:b/>
          <w:bCs/>
          <w:kern w:val="0"/>
          <w:szCs w:val="24"/>
        </w:rPr>
        <w:t>當前狀態輸入：</w:t>
      </w:r>
      <w:r>
        <w:rPr>
          <w:rFonts w:ascii="標楷體" w:hAnsi="標楷體" w:cs="新細明體" w:eastAsia="標楷體"/>
          <w:kern w:val="0"/>
          <w:szCs w:val="24"/>
        </w:rPr>
        <w:t xml:space="preserve"> 接收當前遊戲畫面的球的狀態 </w:t>
      </w:r>
      <w:r>
        <w:rPr>
          <w:rFonts w:eastAsia="標楷體" w:cs="細明體" w:ascii="標楷體" w:hAnsi="標楷體"/>
          <w:kern w:val="0"/>
          <w:szCs w:val="24"/>
        </w:rPr>
        <w:t>[x, y, dx, dy]</w:t>
      </w:r>
      <w:r>
        <w:rPr>
          <w:rFonts w:ascii="標楷體" w:hAnsi="標楷體" w:cs="新細明體" w:eastAsia="標楷體"/>
          <w:kern w:val="0"/>
          <w:szCs w:val="24"/>
        </w:rPr>
        <w:t>。</w:t>
      </w:r>
    </w:p>
    <w:p>
      <w:pPr>
        <w:pStyle w:val="Normal"/>
        <w:widowControl/>
        <w:numPr>
          <w:ilvl w:val="0"/>
          <w:numId w:val="1"/>
        </w:numPr>
        <w:spacing w:before="0" w:afterAutospacing="1"/>
        <w:rPr>
          <w:rFonts w:ascii="標楷體" w:hAnsi="標楷體" w:eastAsia="標楷體" w:cs="新細明體"/>
          <w:kern w:val="0"/>
          <w:szCs w:val="24"/>
        </w:rPr>
      </w:pPr>
      <w:r>
        <w:rPr>
          <w:rFonts w:ascii="標楷體" w:hAnsi="標楷體" w:cs="新細明體" w:eastAsia="標楷體"/>
          <w:b/>
          <w:bCs/>
          <w:kern w:val="0"/>
          <w:szCs w:val="24"/>
        </w:rPr>
        <w:t>模型預測：</w:t>
      </w:r>
      <w:r>
        <w:rPr>
          <w:rFonts w:ascii="標楷體" w:hAnsi="標楷體" w:cs="新細明體" w:eastAsia="標楷體"/>
          <w:kern w:val="0"/>
          <w:szCs w:val="24"/>
        </w:rPr>
        <w:t xml:space="preserve"> 將當前狀態輸入給訓練好的模型：</w:t>
      </w:r>
    </w:p>
    <w:p>
      <w:pPr>
        <w:pStyle w:val="Normal"/>
        <w:widowControl/>
        <w:spacing w:beforeAutospacing="1" w:afterAutospacing="1"/>
        <w:ind w:left="720" w:hanging="0"/>
        <w:rPr>
          <w:rFonts w:ascii="標楷體" w:hAnsi="標楷體" w:eastAsia="標楷體" w:cs="新細明體"/>
          <w:kern w:val="0"/>
          <w:szCs w:val="24"/>
        </w:rPr>
      </w:pPr>
      <w:r>
        <w:rPr>
          <w:rFonts w:eastAsia="標楷體" w:cs="新細明體" w:ascii="標楷體" w:hAnsi="標楷體"/>
          <w:kern w:val="0"/>
          <w:szCs w:val="24"/>
        </w:rPr>
        <w:t>Python</w:t>
      </w:r>
    </w:p>
    <w:p>
      <w:pPr>
        <w:pStyle w:val="Normal"/>
        <w:widowControl/>
        <w:tabs>
          <w:tab w:val="clear" w:pos="48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720" w:hanging="0"/>
        <w:rPr>
          <w:rFonts w:ascii="標楷體" w:hAnsi="標楷體" w:eastAsia="標楷體" w:cs="細明體"/>
          <w:kern w:val="0"/>
          <w:szCs w:val="24"/>
        </w:rPr>
      </w:pPr>
      <w:r>
        <w:rPr>
          <w:rFonts w:eastAsia="標楷體" w:cs="細明體" w:ascii="標楷體" w:hAnsi="標楷體"/>
          <w:kern w:val="0"/>
          <w:szCs w:val="24"/>
        </w:rPr>
        <w:t>targetX = self.model.predict([fv[1:]])[0]</w:t>
      </w:r>
    </w:p>
    <w:p>
      <w:pPr>
        <w:pStyle w:val="Normal"/>
        <w:widowControl/>
        <w:spacing w:beforeAutospacing="1" w:afterAutospacing="1"/>
        <w:ind w:left="720" w:hanging="0"/>
        <w:rPr>
          <w:rFonts w:ascii="標楷體" w:hAnsi="標楷體" w:eastAsia="標楷體" w:cs="新細明體"/>
          <w:kern w:val="0"/>
          <w:szCs w:val="24"/>
        </w:rPr>
      </w:pPr>
      <w:r>
        <w:rPr>
          <w:rFonts w:ascii="標楷體" w:hAnsi="標楷體" w:cs="新細明體" w:eastAsia="標楷體"/>
          <w:kern w:val="0"/>
          <w:szCs w:val="24"/>
        </w:rPr>
        <w:t xml:space="preserve">模型會返回一個 </w:t>
      </w:r>
      <w:r>
        <w:rPr>
          <w:rFonts w:ascii="標楷體" w:hAnsi="標楷體" w:cs="新細明體" w:eastAsia="標楷體"/>
          <w:b/>
          <w:bCs/>
          <w:kern w:val="0"/>
          <w:szCs w:val="24"/>
        </w:rPr>
        <w:t xml:space="preserve">預測的落點 </w:t>
      </w:r>
      <w:r>
        <w:rPr>
          <w:rFonts w:eastAsia="標楷體" w:cs="新細明體" w:ascii="標楷體" w:hAnsi="標楷體"/>
          <w:b/>
          <w:bCs/>
          <w:kern w:val="0"/>
          <w:szCs w:val="24"/>
        </w:rPr>
        <w:t xml:space="preserve">X </w:t>
      </w:r>
      <w:r>
        <w:rPr>
          <w:rFonts w:ascii="標楷體" w:hAnsi="標楷體" w:cs="新細明體" w:eastAsia="標楷體"/>
          <w:b/>
          <w:bCs/>
          <w:kern w:val="0"/>
          <w:szCs w:val="24"/>
        </w:rPr>
        <w:t>座標</w:t>
      </w:r>
      <w:r>
        <w:rPr>
          <w:rFonts w:ascii="標楷體" w:hAnsi="標楷體" w:cs="新細明體" w:eastAsia="標楷體"/>
          <w:kern w:val="0"/>
          <w:szCs w:val="24"/>
        </w:rPr>
        <w:t xml:space="preserve"> </w:t>
      </w:r>
      <w:r>
        <w:rPr>
          <w:rFonts w:eastAsia="標楷體" w:cs="新細明體" w:ascii="標楷體" w:hAnsi="標楷體"/>
          <w:kern w:val="0"/>
          <w:szCs w:val="24"/>
        </w:rPr>
        <w:t>(</w:t>
      </w:r>
      <w:r>
        <w:rPr>
          <w:rFonts w:eastAsia="標楷體" w:cs="細明體" w:ascii="標楷體" w:hAnsi="標楷體"/>
          <w:kern w:val="0"/>
          <w:szCs w:val="24"/>
        </w:rPr>
        <w:t>targetX</w:t>
      </w:r>
      <w:r>
        <w:rPr>
          <w:rFonts w:eastAsia="標楷體" w:cs="新細明體" w:ascii="標楷體" w:hAnsi="標楷體"/>
          <w:kern w:val="0"/>
          <w:szCs w:val="24"/>
        </w:rPr>
        <w:t>)</w:t>
      </w:r>
      <w:r>
        <w:rPr>
          <w:rFonts w:ascii="標楷體" w:hAnsi="標楷體" w:cs="新細明體" w:eastAsia="標楷體"/>
          <w:kern w:val="0"/>
          <w:szCs w:val="24"/>
        </w:rPr>
        <w:t>。</w:t>
      </w:r>
    </w:p>
    <w:p>
      <w:pPr>
        <w:pStyle w:val="Normal"/>
        <w:widowControl/>
        <w:numPr>
          <w:ilvl w:val="0"/>
          <w:numId w:val="1"/>
        </w:numPr>
        <w:spacing w:beforeAutospacing="1" w:afterAutospacing="1"/>
        <w:rPr>
          <w:rFonts w:ascii="標楷體" w:hAnsi="標楷體" w:eastAsia="標楷體" w:cs="新細明體"/>
          <w:kern w:val="0"/>
          <w:szCs w:val="24"/>
        </w:rPr>
      </w:pPr>
      <w:r>
        <w:rPr>
          <w:rFonts w:ascii="標楷體" w:hAnsi="標楷體" w:cs="新細明體" w:eastAsia="標楷體"/>
          <w:b/>
          <w:bCs/>
          <w:kern w:val="0"/>
          <w:szCs w:val="24"/>
        </w:rPr>
        <w:t>決策輸出：</w:t>
      </w:r>
      <w:r>
        <w:rPr>
          <w:rFonts w:ascii="標楷體" w:hAnsi="標楷體" w:cs="新細明體" w:eastAsia="標楷體"/>
          <w:kern w:val="0"/>
          <w:szCs w:val="24"/>
        </w:rPr>
        <w:t xml:space="preserve"> 將預測的落點與板子的當前位置進行比較，從而生成移動指令：</w:t>
      </w:r>
    </w:p>
    <w:p>
      <w:pPr>
        <w:pStyle w:val="Normal"/>
        <w:widowControl/>
        <w:spacing w:beforeAutospacing="1" w:afterAutospacing="1"/>
        <w:ind w:left="720" w:hanging="0"/>
        <w:rPr>
          <w:rFonts w:ascii="標楷體" w:hAnsi="標楷體" w:eastAsia="標楷體" w:cs="新細明體"/>
          <w:kern w:val="0"/>
          <w:szCs w:val="24"/>
        </w:rPr>
      </w:pPr>
      <w:r>
        <w:rPr>
          <w:rFonts w:eastAsia="標楷體" w:cs="新細明體" w:ascii="標楷體" w:hAnsi="標楷體"/>
          <w:kern w:val="0"/>
          <w:szCs w:val="24"/>
        </w:rPr>
        <w:t>Python</w:t>
      </w:r>
    </w:p>
    <w:p>
      <w:pPr>
        <w:pStyle w:val="Normal"/>
        <w:widowControl/>
        <w:tabs>
          <w:tab w:val="clear" w:pos="48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720" w:hanging="0"/>
        <w:rPr>
          <w:rFonts w:ascii="標楷體" w:hAnsi="標楷體" w:eastAsia="標楷體" w:cs="細明體"/>
          <w:kern w:val="0"/>
          <w:szCs w:val="24"/>
        </w:rPr>
      </w:pPr>
      <w:r>
        <w:rPr>
          <w:rFonts w:eastAsia="標楷體" w:cs="細明體" w:ascii="標楷體" w:hAnsi="標楷體"/>
          <w:kern w:val="0"/>
          <w:szCs w:val="24"/>
        </w:rPr>
        <w:t>if platformX + 20 &gt; targetX: command = "MOVE_LEFT"</w:t>
      </w:r>
    </w:p>
    <w:p>
      <w:pPr>
        <w:pStyle w:val="Normal"/>
        <w:widowControl/>
        <w:tabs>
          <w:tab w:val="clear" w:pos="48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720" w:hanging="0"/>
        <w:rPr>
          <w:rFonts w:ascii="標楷體" w:hAnsi="標楷體" w:eastAsia="標楷體" w:cs="細明體"/>
          <w:kern w:val="0"/>
          <w:szCs w:val="24"/>
        </w:rPr>
      </w:pPr>
      <w:r>
        <w:rPr>
          <w:rFonts w:eastAsia="標楷體" w:cs="細明體" w:ascii="標楷體" w:hAnsi="標楷體"/>
          <w:kern w:val="0"/>
          <w:szCs w:val="24"/>
        </w:rPr>
        <w:t>elif platformX + 20 &lt;= targetX: command = "MOVE_RIGHT"</w:t>
      </w:r>
    </w:p>
    <w:p>
      <w:pPr>
        <w:pStyle w:val="Normal"/>
        <w:widowControl/>
        <w:spacing w:beforeAutospacing="1" w:afterAutospacing="1"/>
        <w:ind w:left="720" w:hanging="0"/>
        <w:rPr>
          <w:rFonts w:ascii="標楷體" w:hAnsi="標楷體" w:eastAsia="標楷體" w:cs="新細明體"/>
          <w:kern w:val="0"/>
          <w:szCs w:val="24"/>
        </w:rPr>
      </w:pPr>
      <w:r>
        <w:rPr>
          <w:rFonts w:ascii="標楷體" w:hAnsi="標楷體" w:cs="新細明體" w:eastAsia="標楷體"/>
          <w:kern w:val="0"/>
          <w:szCs w:val="24"/>
        </w:rPr>
        <w:t xml:space="preserve">（此處 </w:t>
      </w:r>
      <w:r>
        <w:rPr>
          <w:rFonts w:eastAsia="標楷體" w:cs="細明體" w:ascii="標楷體" w:hAnsi="標楷體"/>
          <w:kern w:val="0"/>
          <w:szCs w:val="24"/>
        </w:rPr>
        <w:t>platformX + 20</w:t>
      </w:r>
      <w:r>
        <w:rPr>
          <w:rFonts w:eastAsia="標楷體" w:cs="新細明體" w:ascii="標楷體" w:hAnsi="標楷體"/>
          <w:kern w:val="0"/>
          <w:szCs w:val="24"/>
        </w:rPr>
        <w:t xml:space="preserve"> </w:t>
      </w:r>
      <w:r>
        <w:rPr>
          <w:rFonts w:ascii="標楷體" w:hAnsi="標楷體" w:cs="新細明體" w:eastAsia="標楷體"/>
          <w:kern w:val="0"/>
          <w:szCs w:val="24"/>
        </w:rPr>
        <w:t xml:space="preserve">是板子的中心點，板子寬度為 </w:t>
      </w:r>
      <w:r>
        <w:rPr>
          <w:rFonts w:eastAsia="標楷體" w:cs="新細明體" w:ascii="標楷體" w:hAnsi="標楷體"/>
          <w:kern w:val="0"/>
          <w:szCs w:val="24"/>
        </w:rPr>
        <w:t>40</w:t>
      </w:r>
      <w:r>
        <w:rPr>
          <w:rFonts w:ascii="標楷體" w:hAnsi="標楷體" w:cs="新細明體" w:eastAsia="標楷體"/>
          <w:kern w:val="0"/>
          <w:szCs w:val="24"/>
        </w:rPr>
        <w:t>。）</w:t>
      </w:r>
    </w:p>
    <w:p>
      <w:pPr>
        <w:pStyle w:val="Normal"/>
        <w:jc w:val="center"/>
        <w:rPr>
          <w:rFonts w:ascii="標楷體" w:hAnsi="標楷體" w:eastAsia="標楷體"/>
          <w:b/>
          <w:b/>
          <w:sz w:val="52"/>
          <w:szCs w:val="52"/>
        </w:rPr>
      </w:pPr>
      <w:r>
        <w:rPr>
          <w:rFonts w:eastAsia="標楷體" w:ascii="標楷體" w:hAnsi="標楷體"/>
          <w:b/>
          <w:sz w:val="52"/>
          <w:szCs w:val="52"/>
        </w:rPr>
      </w:r>
    </w:p>
    <w:p>
      <w:pPr>
        <w:pStyle w:val="Normal"/>
        <w:jc w:val="center"/>
        <w:rPr>
          <w:rFonts w:ascii="標楷體" w:hAnsi="標楷體" w:eastAsia="標楷體"/>
          <w:b/>
          <w:b/>
          <w:sz w:val="52"/>
          <w:szCs w:val="52"/>
        </w:rPr>
      </w:pPr>
      <w:r>
        <w:rPr>
          <w:rFonts w:eastAsia="標楷體" w:ascii="標楷體" w:hAnsi="標楷體"/>
          <w:b/>
          <w:sz w:val="52"/>
          <w:szCs w:val="52"/>
        </w:rPr>
      </w:r>
    </w:p>
    <w:p>
      <w:pPr>
        <w:pStyle w:val="Normal"/>
        <w:jc w:val="center"/>
        <w:rPr>
          <w:rFonts w:ascii="標楷體" w:hAnsi="標楷體" w:eastAsia="標楷體"/>
          <w:b/>
          <w:b/>
          <w:sz w:val="52"/>
          <w:szCs w:val="52"/>
        </w:rPr>
      </w:pPr>
      <w:r>
        <w:rPr>
          <w:rFonts w:eastAsia="標楷體" w:ascii="標楷體" w:hAnsi="標楷體"/>
          <w:b/>
          <w:sz w:val="52"/>
          <w:szCs w:val="52"/>
        </w:rPr>
      </w:r>
    </w:p>
    <w:p>
      <w:pPr>
        <w:pStyle w:val="Normal"/>
        <w:jc w:val="center"/>
        <w:rPr>
          <w:rFonts w:ascii="標楷體" w:hAnsi="標楷體" w:eastAsia="標楷體"/>
          <w:b/>
          <w:b/>
          <w:sz w:val="52"/>
          <w:szCs w:val="52"/>
        </w:rPr>
      </w:pPr>
      <w:r>
        <w:rPr>
          <w:rFonts w:eastAsia="標楷體" w:ascii="標楷體" w:hAnsi="標楷體"/>
          <w:b/>
          <w:sz w:val="52"/>
          <w:szCs w:val="52"/>
        </w:rPr>
      </w:r>
    </w:p>
    <w:p>
      <w:pPr>
        <w:pStyle w:val="Normal"/>
        <w:jc w:val="center"/>
        <w:rPr>
          <w:rFonts w:ascii="標楷體" w:hAnsi="標楷體" w:eastAsia="標楷體"/>
          <w:b/>
          <w:b/>
          <w:sz w:val="52"/>
          <w:szCs w:val="52"/>
        </w:rPr>
      </w:pPr>
      <w:r>
        <w:rPr>
          <w:rFonts w:eastAsia="標楷體" w:ascii="標楷體" w:hAnsi="標楷體"/>
          <w:b/>
          <w:sz w:val="52"/>
          <w:szCs w:val="52"/>
        </w:rPr>
      </w:r>
    </w:p>
    <w:p>
      <w:pPr>
        <w:pStyle w:val="Normal"/>
        <w:jc w:val="center"/>
        <w:rPr>
          <w:rFonts w:ascii="標楷體" w:hAnsi="標楷體" w:eastAsia="標楷體"/>
          <w:b/>
          <w:b/>
          <w:sz w:val="52"/>
          <w:szCs w:val="52"/>
        </w:rPr>
      </w:pPr>
      <w:r>
        <w:rPr>
          <w:rFonts w:eastAsia="標楷體" w:ascii="標楷體" w:hAnsi="標楷體"/>
          <w:b/>
          <w:sz w:val="52"/>
          <w:szCs w:val="52"/>
        </w:rPr>
      </w:r>
    </w:p>
    <w:p>
      <w:pPr>
        <w:pStyle w:val="Normal"/>
        <w:jc w:val="center"/>
        <w:rPr>
          <w:rFonts w:ascii="標楷體" w:hAnsi="標楷體" w:eastAsia="標楷體"/>
          <w:b/>
          <w:b/>
          <w:sz w:val="52"/>
          <w:szCs w:val="52"/>
        </w:rPr>
      </w:pPr>
      <w:r>
        <w:rPr>
          <w:rFonts w:eastAsia="標楷體" w:ascii="標楷體" w:hAnsi="標楷體"/>
          <w:b/>
          <w:sz w:val="52"/>
          <w:szCs w:val="52"/>
        </w:rPr>
      </w:r>
    </w:p>
    <w:p>
      <w:pPr>
        <w:pStyle w:val="Normal"/>
        <w:jc w:val="center"/>
        <w:rPr>
          <w:rFonts w:ascii="標楷體" w:hAnsi="標楷體" w:eastAsia="標楷體"/>
          <w:b/>
          <w:b/>
          <w:sz w:val="52"/>
          <w:szCs w:val="52"/>
        </w:rPr>
      </w:pPr>
      <w:r>
        <w:rPr>
          <w:rFonts w:eastAsia="標楷體" w:ascii="標楷體" w:hAnsi="標楷體"/>
          <w:b/>
          <w:sz w:val="52"/>
          <w:szCs w:val="52"/>
        </w:rPr>
      </w:r>
    </w:p>
    <w:p>
      <w:pPr>
        <w:pStyle w:val="Normal"/>
        <w:widowControl/>
        <w:rPr>
          <w:rFonts w:ascii="標楷體" w:hAnsi="標楷體" w:eastAsia="標楷體"/>
        </w:rPr>
      </w:pPr>
      <w:r>
        <w:rPr>
          <w:rFonts w:eastAsia="標楷體" w:ascii="標楷體" w:hAnsi="標楷體"/>
        </w:rPr>
      </w:r>
      <w:r>
        <w:br w:type="page"/>
      </w:r>
    </w:p>
    <w:p>
      <w:pPr>
        <w:pStyle w:val="Heading4"/>
        <w:rPr>
          <w:rFonts w:ascii="標楷體" w:hAnsi="標楷體" w:eastAsia="標楷體"/>
        </w:rPr>
      </w:pPr>
      <w:r>
        <w:rPr>
          <w:rFonts w:ascii="標楷體" w:hAnsi="標楷體" w:eastAsia="標楷體"/>
        </w:rPr>
        <w:t>方法</w:t>
      </w:r>
      <w:r>
        <w:rPr>
          <w:rFonts w:eastAsia="標楷體" w:ascii="標楷體" w:hAnsi="標楷體"/>
        </w:rPr>
        <w:t xml:space="preserve">2 </w:t>
      </w:r>
      <w:r>
        <w:rPr>
          <w:rFonts w:ascii="標楷體" w:hAnsi="標楷體" w:eastAsia="標楷體"/>
        </w:rPr>
        <w:t xml:space="preserve">深度強化學習 </w:t>
      </w:r>
      <w:r>
        <w:rPr>
          <w:rFonts w:eastAsia="標楷體" w:ascii="標楷體" w:hAnsi="標楷體"/>
        </w:rPr>
        <w:t>(DRL) - Q-Learning (DQN)</w:t>
      </w:r>
    </w:p>
    <w:p>
      <w:pPr>
        <w:pStyle w:val="Normal"/>
        <w:rPr>
          <w:rFonts w:ascii="標楷體" w:hAnsi="標楷體" w:eastAsia="標楷體"/>
        </w:rPr>
      </w:pPr>
      <w:r>
        <w:rPr>
          <w:rFonts w:eastAsia="標楷體" w:ascii="標楷體" w:hAnsi="標楷體"/>
        </w:rPr>
        <w:t xml:space="preserve">Agent </w:t>
      </w:r>
      <w:r>
        <w:rPr>
          <w:rFonts w:ascii="標楷體" w:hAnsi="標楷體" w:eastAsia="標楷體"/>
        </w:rPr>
        <w:t>通過試錯來學習如何最大化得分</w:t>
      </w:r>
    </w:p>
    <w:tbl>
      <w:tblPr>
        <w:tblStyle w:val="a6"/>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78"/>
        <w:gridCol w:w="7117"/>
      </w:tblGrid>
      <w:tr>
        <w:trPr/>
        <w:tc>
          <w:tcPr>
            <w:tcW w:w="1178"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項目 </w:t>
            </w:r>
            <w:r>
              <w:rPr>
                <w:rFonts w:eastAsia="標楷體" w:cs="新細明體" w:ascii="標楷體" w:hAnsi="標楷體"/>
                <w:b/>
                <w:bCs/>
                <w:color w:val="1B1C1D"/>
                <w:kern w:val="0"/>
                <w:sz w:val="24"/>
                <w:szCs w:val="24"/>
                <w:lang w:val="en-US" w:eastAsia="zh-TW" w:bidi="ar-SA"/>
              </w:rPr>
              <w:t>(Item)</w:t>
            </w:r>
          </w:p>
        </w:tc>
        <w:tc>
          <w:tcPr>
            <w:tcW w:w="7117"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內容 </w:t>
            </w:r>
            <w:r>
              <w:rPr>
                <w:rFonts w:eastAsia="標楷體" w:cs="新細明體" w:ascii="標楷體" w:hAnsi="標楷體"/>
                <w:b/>
                <w:bCs/>
                <w:color w:val="1B1C1D"/>
                <w:kern w:val="0"/>
                <w:sz w:val="24"/>
                <w:szCs w:val="24"/>
                <w:lang w:val="en-US" w:eastAsia="zh-TW" w:bidi="ar-SA"/>
              </w:rPr>
              <w:t>(Content)</w:t>
            </w:r>
          </w:p>
        </w:tc>
      </w:tr>
      <w:tr>
        <w:trPr/>
        <w:tc>
          <w:tcPr>
            <w:tcW w:w="1178"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算法</w:t>
            </w:r>
          </w:p>
        </w:tc>
        <w:tc>
          <w:tcPr>
            <w:tcW w:w="7117" w:type="dxa"/>
            <w:tcBorders/>
          </w:tcPr>
          <w:p>
            <w:pPr>
              <w:pStyle w:val="Normal"/>
              <w:widowControl w:val="false"/>
              <w:spacing w:before="0" w:after="0"/>
              <w:jc w:val="left"/>
              <w:rPr>
                <w:rFonts w:ascii="標楷體" w:hAnsi="標楷體" w:eastAsia="標楷體" w:cs="新細明體"/>
                <w:color w:val="1B1C1D"/>
                <w:kern w:val="0"/>
                <w:szCs w:val="24"/>
              </w:rPr>
            </w:pPr>
            <w:r>
              <w:rPr>
                <w:rFonts w:eastAsia="標楷體" w:cs="新細明體" w:ascii="標楷體" w:hAnsi="標楷體"/>
                <w:b/>
                <w:bCs/>
                <w:color w:val="1B1C1D"/>
                <w:kern w:val="0"/>
                <w:sz w:val="24"/>
                <w:szCs w:val="24"/>
                <w:lang w:val="en-US" w:eastAsia="zh-TW" w:bidi="ar-SA"/>
              </w:rPr>
              <w:t xml:space="preserve">DQN (Deep Q-Network) </w:t>
            </w:r>
            <w:r>
              <w:rPr>
                <w:rFonts w:ascii="標楷體" w:hAnsi="標楷體" w:cs="新細明體" w:eastAsia="標楷體"/>
                <w:b/>
                <w:bCs/>
                <w:color w:val="1B1C1D"/>
                <w:kern w:val="0"/>
                <w:sz w:val="24"/>
                <w:szCs w:val="24"/>
                <w:lang w:val="en-US" w:eastAsia="zh-TW" w:bidi="ar-SA"/>
              </w:rPr>
              <w:t xml:space="preserve">深度 </w:t>
            </w:r>
            <w:r>
              <w:rPr>
                <w:rFonts w:eastAsia="標楷體" w:cs="新細明體" w:ascii="標楷體" w:hAnsi="標楷體"/>
                <w:b/>
                <w:bCs/>
                <w:color w:val="1B1C1D"/>
                <w:kern w:val="0"/>
                <w:sz w:val="24"/>
                <w:szCs w:val="24"/>
                <w:lang w:val="en-US" w:eastAsia="zh-TW" w:bidi="ar-SA"/>
              </w:rPr>
              <w:t xml:space="preserve">Q </w:t>
            </w:r>
            <w:r>
              <w:rPr>
                <w:rFonts w:ascii="標楷體" w:hAnsi="標楷體" w:cs="新細明體" w:eastAsia="標楷體"/>
                <w:b/>
                <w:bCs/>
                <w:color w:val="1B1C1D"/>
                <w:kern w:val="0"/>
                <w:sz w:val="24"/>
                <w:szCs w:val="24"/>
                <w:lang w:val="en-US" w:eastAsia="zh-TW" w:bidi="ar-SA"/>
              </w:rPr>
              <w:t>網絡</w:t>
            </w:r>
          </w:p>
        </w:tc>
      </w:tr>
      <w:tr>
        <w:trPr/>
        <w:tc>
          <w:tcPr>
            <w:tcW w:w="1178"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任務類型</w:t>
            </w:r>
          </w:p>
        </w:tc>
        <w:tc>
          <w:tcPr>
            <w:tcW w:w="7117" w:type="dxa"/>
            <w:tcBorders/>
          </w:tcPr>
          <w:p>
            <w:pPr>
              <w:pStyle w:val="Normal"/>
              <w:widowControl w:val="false"/>
              <w:spacing w:before="0" w:after="0"/>
              <w:jc w:val="left"/>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強化學習 </w:t>
            </w:r>
            <w:r>
              <w:rPr>
                <w:rFonts w:eastAsia="標楷體" w:cs="新細明體" w:ascii="標楷體" w:hAnsi="標楷體"/>
                <w:b/>
                <w:bCs/>
                <w:color w:val="1B1C1D"/>
                <w:kern w:val="0"/>
                <w:sz w:val="24"/>
                <w:szCs w:val="24"/>
                <w:lang w:val="en-US" w:eastAsia="zh-TW" w:bidi="ar-SA"/>
              </w:rPr>
              <w:t>(Reinforcement Learning)</w:t>
            </w:r>
          </w:p>
        </w:tc>
      </w:tr>
      <w:tr>
        <w:trPr/>
        <w:tc>
          <w:tcPr>
            <w:tcW w:w="1178"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輸入 </w:t>
            </w:r>
            <w:r>
              <w:rPr>
                <w:rFonts w:eastAsia="標楷體" w:cs="新細明體" w:ascii="標楷體" w:hAnsi="標楷體"/>
                <w:b/>
                <w:bCs/>
                <w:color w:val="1B1C1D"/>
                <w:kern w:val="0"/>
                <w:sz w:val="24"/>
                <w:szCs w:val="24"/>
                <w:lang w:val="en-US" w:eastAsia="zh-TW" w:bidi="ar-SA"/>
              </w:rPr>
              <w:t>(State S)</w:t>
            </w:r>
          </w:p>
        </w:tc>
        <w:tc>
          <w:tcPr>
            <w:tcW w:w="7117" w:type="dxa"/>
            <w:tcBorders/>
          </w:tcPr>
          <w:p>
            <w:pPr>
              <w:pStyle w:val="Normal"/>
              <w:widowControl w:val="false"/>
              <w:spacing w:before="0" w:after="0"/>
              <w:jc w:val="left"/>
              <w:rPr>
                <w:rFonts w:ascii="標楷體" w:hAnsi="標楷體" w:eastAsia="標楷體" w:cs="新細明體"/>
                <w:color w:val="1B1C1D"/>
                <w:kern w:val="0"/>
                <w:szCs w:val="24"/>
              </w:rPr>
            </w:pPr>
            <w:r>
              <w:rPr>
                <w:rFonts w:ascii="標楷體" w:hAnsi="標楷體" w:cs="新細明體" w:eastAsia="標楷體"/>
                <w:color w:val="1B1C1D"/>
                <w:kern w:val="0"/>
                <w:sz w:val="24"/>
                <w:szCs w:val="24"/>
                <w:lang w:val="en-US" w:eastAsia="zh-TW" w:bidi="ar-SA"/>
              </w:rPr>
              <w:t xml:space="preserve">數幀連續的遊戲畫面 </w:t>
            </w:r>
            <w:r>
              <w:rPr>
                <w:rFonts w:eastAsia="標楷體" w:cs="新細明體" w:ascii="標楷體" w:hAnsi="標楷體"/>
                <w:color w:val="1B1C1D"/>
                <w:kern w:val="0"/>
                <w:sz w:val="24"/>
                <w:szCs w:val="24"/>
                <w:lang w:val="en-US" w:eastAsia="zh-TW" w:bidi="ar-SA"/>
              </w:rPr>
              <w:t>(Pixel Input)</w:t>
            </w:r>
            <w:r>
              <w:rPr>
                <w:rFonts w:ascii="標楷體" w:hAnsi="標楷體" w:cs="新細明體" w:eastAsia="標楷體"/>
                <w:color w:val="1B1C1D"/>
                <w:kern w:val="0"/>
                <w:sz w:val="24"/>
                <w:szCs w:val="24"/>
                <w:lang w:val="en-US" w:eastAsia="zh-TW" w:bidi="ar-SA"/>
              </w:rPr>
              <w:t xml:space="preserve">，或簡化的數值狀態 </w:t>
            </w:r>
            <w:r>
              <w:rPr>
                <w:rFonts w:eastAsia="標楷體" w:cs="新細明體" w:ascii="標楷體" w:hAnsi="標楷體"/>
                <w:color w:val="1B1C1D"/>
                <w:kern w:val="0"/>
                <w:sz w:val="24"/>
                <w:szCs w:val="24"/>
                <w:lang w:val="en-US" w:eastAsia="zh-TW" w:bidi="ar-SA"/>
              </w:rPr>
              <w:t>(</w:t>
            </w:r>
            <w:r>
              <w:rPr>
                <w:rFonts w:ascii="標楷體" w:hAnsi="標楷體" w:cs="新細明體" w:eastAsia="標楷體"/>
                <w:color w:val="1B1C1D"/>
                <w:kern w:val="0"/>
                <w:sz w:val="24"/>
                <w:szCs w:val="24"/>
                <w:lang w:val="en-US" w:eastAsia="zh-TW" w:bidi="ar-SA"/>
              </w:rPr>
              <w:t>球拍、球的位置和速度</w:t>
            </w:r>
            <w:r>
              <w:rPr>
                <w:rFonts w:eastAsia="標楷體" w:cs="新細明體" w:ascii="標楷體" w:hAnsi="標楷體"/>
                <w:color w:val="1B1C1D"/>
                <w:kern w:val="0"/>
                <w:sz w:val="24"/>
                <w:szCs w:val="24"/>
                <w:lang w:val="en-US" w:eastAsia="zh-TW" w:bidi="ar-SA"/>
              </w:rPr>
              <w:t>)</w:t>
            </w:r>
            <w:r>
              <w:rPr>
                <w:rFonts w:ascii="標楷體" w:hAnsi="標楷體" w:cs="新細明體" w:eastAsia="標楷體"/>
                <w:color w:val="1B1C1D"/>
                <w:kern w:val="0"/>
                <w:sz w:val="24"/>
                <w:szCs w:val="24"/>
                <w:lang w:val="en-US" w:eastAsia="zh-TW" w:bidi="ar-SA"/>
              </w:rPr>
              <w:t>。</w:t>
            </w:r>
          </w:p>
        </w:tc>
      </w:tr>
      <w:tr>
        <w:trPr/>
        <w:tc>
          <w:tcPr>
            <w:tcW w:w="1178"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輸出 </w:t>
            </w:r>
            <w:r>
              <w:rPr>
                <w:rFonts w:eastAsia="標楷體" w:cs="新細明體" w:ascii="標楷體" w:hAnsi="標楷體"/>
                <w:b/>
                <w:bCs/>
                <w:color w:val="1B1C1D"/>
                <w:kern w:val="0"/>
                <w:sz w:val="24"/>
                <w:szCs w:val="24"/>
                <w:lang w:val="en-US" w:eastAsia="zh-TW" w:bidi="ar-SA"/>
              </w:rPr>
              <w:t>(Action A)</w:t>
            </w:r>
          </w:p>
        </w:tc>
        <w:tc>
          <w:tcPr>
            <w:tcW w:w="7117" w:type="dxa"/>
            <w:tcBorders/>
          </w:tcPr>
          <w:p>
            <w:pPr>
              <w:pStyle w:val="Normal"/>
              <w:widowControl w:val="false"/>
              <w:spacing w:before="0" w:after="0"/>
              <w:jc w:val="left"/>
              <w:rPr>
                <w:rFonts w:ascii="標楷體" w:hAnsi="標楷體" w:eastAsia="標楷體" w:cs="新細明體"/>
                <w:color w:val="1B1C1D"/>
                <w:kern w:val="0"/>
                <w:szCs w:val="24"/>
              </w:rPr>
            </w:pPr>
            <w:r>
              <w:rPr>
                <w:rFonts w:ascii="標楷體" w:hAnsi="標楷體" w:cs="新細明體" w:eastAsia="標楷體"/>
                <w:color w:val="1B1C1D"/>
                <w:kern w:val="0"/>
                <w:sz w:val="24"/>
                <w:szCs w:val="24"/>
                <w:lang w:val="en-US" w:eastAsia="zh-TW" w:bidi="ar-SA"/>
              </w:rPr>
              <w:t xml:space="preserve">離散動作的 </w:t>
            </w:r>
            <w:r>
              <w:rPr>
                <w:rFonts w:eastAsia="標楷體" w:cs="新細明體" w:ascii="標楷體" w:hAnsi="標楷體"/>
                <w:color w:val="1B1C1D"/>
                <w:kern w:val="0"/>
                <w:sz w:val="24"/>
                <w:szCs w:val="24"/>
                <w:lang w:val="en-US" w:eastAsia="zh-TW" w:bidi="ar-SA"/>
              </w:rPr>
              <w:t xml:space="preserve">Q </w:t>
            </w:r>
            <w:r>
              <w:rPr>
                <w:rFonts w:ascii="標楷體" w:hAnsi="標楷體" w:cs="新細明體" w:eastAsia="標楷體"/>
                <w:color w:val="1B1C1D"/>
                <w:kern w:val="0"/>
                <w:sz w:val="24"/>
                <w:szCs w:val="24"/>
                <w:lang w:val="en-US" w:eastAsia="zh-TW" w:bidi="ar-SA"/>
              </w:rPr>
              <w:t xml:space="preserve">值（例如：左移 </w:t>
            </w:r>
            <w:r>
              <w:rPr>
                <w:rFonts w:eastAsia="標楷體" w:cs="新細明體" w:ascii="標楷體" w:hAnsi="標楷體"/>
                <w:color w:val="1B1C1D"/>
                <w:kern w:val="0"/>
                <w:sz w:val="24"/>
                <w:szCs w:val="24"/>
                <w:lang w:val="en-US" w:eastAsia="zh-TW" w:bidi="ar-SA"/>
              </w:rPr>
              <w:t>Q_left</w:t>
            </w:r>
            <w:r>
              <w:rPr>
                <w:rFonts w:ascii="標楷體" w:hAnsi="標楷體" w:cs="新細明體" w:eastAsia="標楷體"/>
                <w:color w:val="1B1C1D"/>
                <w:kern w:val="0"/>
                <w:sz w:val="24"/>
                <w:szCs w:val="24"/>
                <w:lang w:val="en-US" w:eastAsia="zh-TW" w:bidi="ar-SA"/>
              </w:rPr>
              <w:t xml:space="preserve">、右移 </w:t>
            </w:r>
            <w:r>
              <w:rPr>
                <w:rFonts w:eastAsia="標楷體" w:cs="新細明體" w:ascii="標楷體" w:hAnsi="標楷體"/>
                <w:color w:val="1B1C1D"/>
                <w:kern w:val="0"/>
                <w:sz w:val="24"/>
                <w:szCs w:val="24"/>
                <w:lang w:val="en-US" w:eastAsia="zh-TW" w:bidi="ar-SA"/>
              </w:rPr>
              <w:t>Q_right</w:t>
            </w:r>
            <w:r>
              <w:rPr>
                <w:rFonts w:ascii="標楷體" w:hAnsi="標楷體" w:cs="新細明體" w:eastAsia="標楷體"/>
                <w:color w:val="1B1C1D"/>
                <w:kern w:val="0"/>
                <w:sz w:val="24"/>
                <w:szCs w:val="24"/>
                <w:lang w:val="en-US" w:eastAsia="zh-TW" w:bidi="ar-SA"/>
              </w:rPr>
              <w:t xml:space="preserve">、不動 </w:t>
            </w:r>
            <w:r>
              <w:rPr>
                <w:rFonts w:eastAsia="標楷體" w:cs="新細明體" w:ascii="標楷體" w:hAnsi="標楷體"/>
                <w:color w:val="1B1C1D"/>
                <w:kern w:val="0"/>
                <w:sz w:val="24"/>
                <w:szCs w:val="24"/>
                <w:lang w:val="en-US" w:eastAsia="zh-TW" w:bidi="ar-SA"/>
              </w:rPr>
              <w:t>Q_stay</w:t>
            </w:r>
            <w:r>
              <w:rPr>
                <w:rFonts w:ascii="標楷體" w:hAnsi="標楷體" w:cs="新細明體" w:eastAsia="標楷體"/>
                <w:color w:val="1B1C1D"/>
                <w:kern w:val="0"/>
                <w:sz w:val="24"/>
                <w:szCs w:val="24"/>
                <w:lang w:val="en-US" w:eastAsia="zh-TW" w:bidi="ar-SA"/>
              </w:rPr>
              <w:t>）。</w:t>
            </w:r>
          </w:p>
        </w:tc>
      </w:tr>
      <w:tr>
        <w:trPr/>
        <w:tc>
          <w:tcPr>
            <w:tcW w:w="1178"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eastAsia="標楷體" w:cs="新細明體" w:ascii="標楷體" w:hAnsi="標楷體"/>
                <w:b/>
                <w:bCs/>
                <w:color w:val="1B1C1D"/>
                <w:kern w:val="0"/>
                <w:sz w:val="24"/>
                <w:szCs w:val="24"/>
                <w:lang w:val="en-US" w:eastAsia="zh-TW" w:bidi="ar-SA"/>
              </w:rPr>
              <w:t>Loss Function</w:t>
            </w:r>
          </w:p>
        </w:tc>
        <w:tc>
          <w:tcPr>
            <w:tcW w:w="7117" w:type="dxa"/>
            <w:tcBorders/>
          </w:tcPr>
          <w:p>
            <w:pPr>
              <w:pStyle w:val="Normal"/>
              <w:widowControl w:val="false"/>
              <w:spacing w:before="0" w:after="0"/>
              <w:jc w:val="left"/>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時序差分 </w:t>
            </w:r>
            <w:r>
              <w:rPr>
                <w:rFonts w:eastAsia="標楷體" w:cs="新細明體" w:ascii="標楷體" w:hAnsi="標楷體"/>
                <w:b/>
                <w:bCs/>
                <w:color w:val="1B1C1D"/>
                <w:kern w:val="0"/>
                <w:sz w:val="24"/>
                <w:szCs w:val="24"/>
                <w:lang w:val="en-US" w:eastAsia="zh-TW" w:bidi="ar-SA"/>
              </w:rPr>
              <w:t xml:space="preserve">(TD) </w:t>
            </w:r>
            <w:r>
              <w:rPr>
                <w:rFonts w:ascii="標楷體" w:hAnsi="標楷體" w:cs="新細明體" w:eastAsia="標楷體"/>
                <w:b/>
                <w:bCs/>
                <w:color w:val="1B1C1D"/>
                <w:kern w:val="0"/>
                <w:sz w:val="24"/>
                <w:szCs w:val="24"/>
                <w:lang w:val="en-US" w:eastAsia="zh-TW" w:bidi="ar-SA"/>
              </w:rPr>
              <w:t xml:space="preserve">誤差的均方誤差 </w:t>
            </w:r>
            <w:r>
              <w:rPr>
                <w:rFonts w:eastAsia="標楷體" w:cs="新細明體" w:ascii="標楷體" w:hAnsi="標楷體"/>
                <w:b/>
                <w:bCs/>
                <w:color w:val="1B1C1D"/>
                <w:kern w:val="0"/>
                <w:sz w:val="24"/>
                <w:szCs w:val="24"/>
                <w:lang w:val="en-US" w:eastAsia="zh-TW" w:bidi="ar-SA"/>
              </w:rPr>
              <w:t>(MSE Loss)</w:t>
            </w:r>
          </w:p>
        </w:tc>
      </w:tr>
      <w:tr>
        <w:trPr/>
        <w:tc>
          <w:tcPr>
            <w:tcW w:w="1178"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公式</w:t>
            </w:r>
          </w:p>
        </w:tc>
        <w:tc>
          <w:tcPr>
            <w:tcW w:w="7117" w:type="dxa"/>
            <w:tcBorders/>
          </w:tcPr>
          <w:p>
            <w:pPr>
              <w:pStyle w:val="Normal"/>
              <w:widowControl w:val="false"/>
              <w:spacing w:before="0" w:after="0"/>
              <w:jc w:val="left"/>
              <w:rPr>
                <w:rFonts w:ascii="標楷體" w:hAnsi="標楷體" w:eastAsia="標楷體" w:cs="新細明體"/>
                <w:color w:val="1B1C1D"/>
                <w:kern w:val="0"/>
                <w:szCs w:val="24"/>
              </w:rPr>
            </w:pPr>
            <w:r>
              <w:rPr>
                <w:kern w:val="2"/>
                <w:sz w:val="24"/>
                <w:szCs w:val="22"/>
                <w:lang w:val="en-US" w:eastAsia="zh-TW" w:bidi="ar-SA"/>
              </w:rPr>
              <w:drawing>
                <wp:inline distT="0" distB="0" distL="0" distR="0">
                  <wp:extent cx="3886835" cy="609600"/>
                  <wp:effectExtent l="0" t="0" r="0" b="0"/>
                  <wp:docPr id="6" name="圖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3" descr=""/>
                          <pic:cNvPicPr>
                            <a:picLocks noChangeAspect="1" noChangeArrowheads="1"/>
                          </pic:cNvPicPr>
                        </pic:nvPicPr>
                        <pic:blipFill>
                          <a:blip r:embed="rId8"/>
                          <a:stretch>
                            <a:fillRect/>
                          </a:stretch>
                        </pic:blipFill>
                        <pic:spPr bwMode="auto">
                          <a:xfrm>
                            <a:off x="0" y="0"/>
                            <a:ext cx="3886835" cy="609600"/>
                          </a:xfrm>
                          <a:prstGeom prst="rect">
                            <a:avLst/>
                          </a:prstGeom>
                        </pic:spPr>
                      </pic:pic>
                    </a:graphicData>
                  </a:graphic>
                </wp:inline>
              </w:drawing>
            </w:r>
            <w:r>
              <w:rPr>
                <w:rFonts w:eastAsia="標楷體" w:cs="新細明體" w:ascii="標楷體" w:hAnsi="標楷體"/>
                <w:color w:val="1B1C1D"/>
                <w:kern w:val="0"/>
                <w:sz w:val="24"/>
                <w:szCs w:val="24"/>
                <w:lang w:val="en-US" w:eastAsia="zh-TW" w:bidi="ar-SA"/>
              </w:rPr>
              <w:br/>
            </w:r>
            <w:r>
              <w:rPr>
                <w:kern w:val="2"/>
                <w:sz w:val="24"/>
                <w:szCs w:val="22"/>
                <w:lang w:val="en-US" w:eastAsia="zh-TW" w:bidi="ar-SA"/>
              </w:rPr>
              <w:drawing>
                <wp:inline distT="0" distB="0" distL="0" distR="0">
                  <wp:extent cx="4377055" cy="3821430"/>
                  <wp:effectExtent l="0" t="0" r="0" b="0"/>
                  <wp:docPr id="7" name="圖片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11" descr=""/>
                          <pic:cNvPicPr>
                            <a:picLocks noChangeAspect="1" noChangeArrowheads="1"/>
                          </pic:cNvPicPr>
                        </pic:nvPicPr>
                        <pic:blipFill>
                          <a:blip r:embed="rId9"/>
                          <a:stretch>
                            <a:fillRect/>
                          </a:stretch>
                        </pic:blipFill>
                        <pic:spPr bwMode="auto">
                          <a:xfrm>
                            <a:off x="0" y="0"/>
                            <a:ext cx="4377055" cy="3821430"/>
                          </a:xfrm>
                          <a:prstGeom prst="rect">
                            <a:avLst/>
                          </a:prstGeom>
                        </pic:spPr>
                      </pic:pic>
                    </a:graphicData>
                  </a:graphic>
                </wp:inline>
              </w:drawing>
            </w:r>
          </w:p>
        </w:tc>
      </w:tr>
    </w:tbl>
    <w:p>
      <w:pPr>
        <w:pStyle w:val="Normal"/>
        <w:rPr>
          <w:rFonts w:ascii="標楷體" w:hAnsi="標楷體" w:eastAsia="標楷體"/>
          <w:ins w:id="10" w:author="user" w:date="2025-11-20T14:07:00Z"/>
        </w:rPr>
      </w:pPr>
      <w:ins w:id="9" w:author="user" w:date="2025-11-20T14:07:00Z">
        <w:r>
          <w:rPr>
            <w:rFonts w:eastAsia="標楷體" w:ascii="標楷體" w:hAnsi="標楷體"/>
          </w:rPr>
        </w:r>
      </w:ins>
    </w:p>
    <w:p>
      <w:pPr>
        <w:pStyle w:val="Normal"/>
        <w:rPr>
          <w:rFonts w:ascii="標楷體" w:hAnsi="標楷體" w:eastAsia="標楷體"/>
        </w:rPr>
      </w:pPr>
      <w:r>
        <w:rPr>
          <w:rFonts w:eastAsia="標楷體" w:ascii="標楷體" w:hAnsi="標楷體"/>
        </w:rPr>
      </w:r>
    </w:p>
    <w:tbl>
      <w:tblPr>
        <w:tblStyle w:val="a6"/>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18"/>
        <w:gridCol w:w="3977"/>
      </w:tblGrid>
      <w:tr>
        <w:trPr/>
        <w:tc>
          <w:tcPr>
            <w:tcW w:w="4318"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優點 </w:t>
            </w:r>
            <w:r>
              <w:rPr>
                <w:rFonts w:eastAsia="標楷體" w:cs="新細明體" w:ascii="標楷體" w:hAnsi="標楷體"/>
                <w:b/>
                <w:bCs/>
                <w:color w:val="1B1C1D"/>
                <w:kern w:val="0"/>
                <w:sz w:val="24"/>
                <w:szCs w:val="24"/>
                <w:lang w:val="en-US" w:eastAsia="zh-TW" w:bidi="ar-SA"/>
              </w:rPr>
              <w:t>(Pros)</w:t>
            </w:r>
          </w:p>
        </w:tc>
        <w:tc>
          <w:tcPr>
            <w:tcW w:w="3977"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缺點 </w:t>
            </w:r>
            <w:r>
              <w:rPr>
                <w:rFonts w:eastAsia="標楷體" w:cs="新細明體" w:ascii="標楷體" w:hAnsi="標楷體"/>
                <w:b/>
                <w:bCs/>
                <w:color w:val="1B1C1D"/>
                <w:kern w:val="0"/>
                <w:sz w:val="24"/>
                <w:szCs w:val="24"/>
                <w:lang w:val="en-US" w:eastAsia="zh-TW" w:bidi="ar-SA"/>
              </w:rPr>
              <w:t>(Cons)</w:t>
            </w:r>
          </w:p>
        </w:tc>
      </w:tr>
      <w:tr>
        <w:trPr/>
        <w:tc>
          <w:tcPr>
            <w:tcW w:w="4318"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學習能力強</w:t>
            </w:r>
            <w:r>
              <w:rPr>
                <w:rFonts w:ascii="標楷體" w:hAnsi="標楷體" w:cs="新細明體" w:eastAsia="標楷體"/>
                <w:color w:val="1B1C1D"/>
                <w:kern w:val="0"/>
                <w:sz w:val="24"/>
                <w:szCs w:val="24"/>
                <w:lang w:val="en-US" w:eastAsia="zh-TW" w:bidi="ar-SA"/>
              </w:rPr>
              <w:t>：能從頭開始學習</w:t>
            </w:r>
            <w:r>
              <w:rPr>
                <w:rFonts w:ascii="標楷體" w:hAnsi="標楷體" w:cs="新細明體" w:eastAsia="標楷體"/>
                <w:b/>
                <w:bCs/>
                <w:color w:val="1B1C1D"/>
                <w:kern w:val="0"/>
                <w:sz w:val="24"/>
                <w:szCs w:val="24"/>
                <w:lang w:val="en-US" w:eastAsia="zh-TW" w:bidi="ar-SA"/>
              </w:rPr>
              <w:t>最佳策略</w:t>
            </w:r>
            <w:r>
              <w:rPr>
                <w:rFonts w:ascii="標楷體" w:hAnsi="標楷體" w:cs="新細明體" w:eastAsia="標楷體"/>
                <w:color w:val="1B1C1D"/>
                <w:kern w:val="0"/>
                <w:sz w:val="24"/>
                <w:szCs w:val="24"/>
                <w:lang w:val="en-US" w:eastAsia="zh-TW" w:bidi="ar-SA"/>
              </w:rPr>
              <w:t>，無需人類提供標註數據。</w:t>
            </w:r>
          </w:p>
        </w:tc>
        <w:tc>
          <w:tcPr>
            <w:tcW w:w="3977"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訓練不穩定</w:t>
            </w:r>
            <w:r>
              <w:rPr>
                <w:rFonts w:ascii="標楷體" w:hAnsi="標楷體" w:cs="新細明體" w:eastAsia="標楷體"/>
                <w:color w:val="1B1C1D"/>
                <w:kern w:val="0"/>
                <w:sz w:val="24"/>
                <w:szCs w:val="24"/>
                <w:lang w:val="en-US" w:eastAsia="zh-TW" w:bidi="ar-SA"/>
              </w:rPr>
              <w:t>：容易受到超參數、初始化、目標網絡更新頻率等因素的影響。</w:t>
            </w:r>
          </w:p>
        </w:tc>
      </w:tr>
      <w:tr>
        <w:trPr/>
        <w:tc>
          <w:tcPr>
            <w:tcW w:w="4318"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適應性高</w:t>
            </w:r>
            <w:r>
              <w:rPr>
                <w:rFonts w:ascii="標楷體" w:hAnsi="標楷體" w:cs="新細明體" w:eastAsia="標楷體"/>
                <w:color w:val="1B1C1D"/>
                <w:kern w:val="0"/>
                <w:sz w:val="24"/>
                <w:szCs w:val="24"/>
                <w:lang w:val="en-US" w:eastAsia="zh-TW" w:bidi="ar-SA"/>
              </w:rPr>
              <w:t>：如果遊戲規則有微小變化（例如球速改變），</w:t>
            </w:r>
            <w:r>
              <w:rPr>
                <w:rFonts w:eastAsia="標楷體" w:cs="新細明體" w:ascii="標楷體" w:hAnsi="標楷體"/>
                <w:color w:val="1B1C1D"/>
                <w:kern w:val="0"/>
                <w:sz w:val="24"/>
                <w:szCs w:val="24"/>
                <w:lang w:val="en-US" w:eastAsia="zh-TW" w:bidi="ar-SA"/>
              </w:rPr>
              <w:t xml:space="preserve">Agent </w:t>
            </w:r>
            <w:r>
              <w:rPr>
                <w:rFonts w:ascii="標楷體" w:hAnsi="標楷體" w:cs="新細明體" w:eastAsia="標楷體"/>
                <w:color w:val="1B1C1D"/>
                <w:kern w:val="0"/>
                <w:sz w:val="24"/>
                <w:szCs w:val="24"/>
                <w:lang w:val="en-US" w:eastAsia="zh-TW" w:bidi="ar-SA"/>
              </w:rPr>
              <w:t>可以自我調整。</w:t>
            </w:r>
          </w:p>
        </w:tc>
        <w:tc>
          <w:tcPr>
            <w:tcW w:w="3977"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數據效率低</w:t>
            </w:r>
            <w:r>
              <w:rPr>
                <w:rFonts w:ascii="標楷體" w:hAnsi="標楷體" w:cs="新細明體" w:eastAsia="標楷體"/>
                <w:color w:val="1B1C1D"/>
                <w:kern w:val="0"/>
                <w:sz w:val="24"/>
                <w:szCs w:val="24"/>
                <w:lang w:val="en-US" w:eastAsia="zh-TW" w:bidi="ar-SA"/>
              </w:rPr>
              <w:t>：需要大量的遊戲經驗（時間步）才能學會一個好的策略。</w:t>
            </w:r>
          </w:p>
        </w:tc>
      </w:tr>
      <w:tr>
        <w:trPr/>
        <w:tc>
          <w:tcPr>
            <w:tcW w:w="4318"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直接優化目標</w:t>
            </w:r>
            <w:r>
              <w:rPr>
                <w:rFonts w:ascii="標楷體" w:hAnsi="標楷體" w:cs="新細明體" w:eastAsia="標楷體"/>
                <w:color w:val="1B1C1D"/>
                <w:kern w:val="0"/>
                <w:sz w:val="24"/>
                <w:szCs w:val="24"/>
                <w:lang w:val="en-US" w:eastAsia="zh-TW" w:bidi="ar-SA"/>
              </w:rPr>
              <w:t>：</w:t>
            </w:r>
            <w:r>
              <w:rPr>
                <w:rFonts w:eastAsia="標楷體" w:cs="新細明體" w:ascii="標楷體" w:hAnsi="標楷體"/>
                <w:color w:val="1B1C1D"/>
                <w:kern w:val="0"/>
                <w:sz w:val="24"/>
                <w:szCs w:val="24"/>
                <w:lang w:val="en-US" w:eastAsia="zh-TW" w:bidi="ar-SA"/>
              </w:rPr>
              <w:t xml:space="preserve">Loss Function </w:t>
            </w:r>
            <w:r>
              <w:rPr>
                <w:rFonts w:ascii="標楷體" w:hAnsi="標楷體" w:cs="新細明體" w:eastAsia="標楷體"/>
                <w:color w:val="1B1C1D"/>
                <w:kern w:val="0"/>
                <w:sz w:val="24"/>
                <w:szCs w:val="24"/>
                <w:lang w:val="en-US" w:eastAsia="zh-TW" w:bidi="ar-SA"/>
              </w:rPr>
              <w:t>直接與最終獎勵（得分）掛鉤。</w:t>
            </w:r>
          </w:p>
        </w:tc>
        <w:tc>
          <w:tcPr>
            <w:tcW w:w="3977"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解釋性差</w:t>
            </w:r>
            <w:r>
              <w:rPr>
                <w:rFonts w:ascii="標楷體" w:hAnsi="標楷體" w:cs="新細明體" w:eastAsia="標楷體"/>
                <w:color w:val="1B1C1D"/>
                <w:kern w:val="0"/>
                <w:sz w:val="24"/>
                <w:szCs w:val="24"/>
                <w:lang w:val="en-US" w:eastAsia="zh-TW" w:bidi="ar-SA"/>
              </w:rPr>
              <w:t xml:space="preserve">：很難知道 </w:t>
            </w:r>
            <w:r>
              <w:rPr>
                <w:rFonts w:eastAsia="標楷體" w:cs="新細明體" w:ascii="標楷體" w:hAnsi="標楷體"/>
                <w:color w:val="1B1C1D"/>
                <w:kern w:val="0"/>
                <w:sz w:val="24"/>
                <w:szCs w:val="24"/>
                <w:lang w:val="en-US" w:eastAsia="zh-TW" w:bidi="ar-SA"/>
              </w:rPr>
              <w:t xml:space="preserve">Agent </w:t>
            </w:r>
            <w:r>
              <w:rPr>
                <w:rFonts w:ascii="標楷體" w:hAnsi="標楷體" w:cs="新細明體" w:eastAsia="標楷體"/>
                <w:color w:val="1B1C1D"/>
                <w:kern w:val="0"/>
                <w:sz w:val="24"/>
                <w:szCs w:val="24"/>
                <w:lang w:val="en-US" w:eastAsia="zh-TW" w:bidi="ar-SA"/>
              </w:rPr>
              <w:t>為什麼做出某個決策。</w:t>
            </w:r>
          </w:p>
        </w:tc>
      </w:tr>
    </w:tbl>
    <w:p>
      <w:pPr>
        <w:pStyle w:val="Heading4"/>
        <w:rPr>
          <w:rFonts w:ascii="標楷體" w:hAnsi="標楷體" w:eastAsia="標楷體"/>
          <w:del w:id="12" w:author="user" w:date="2025-11-20T14:51:00Z"/>
        </w:rPr>
      </w:pPr>
      <w:del w:id="11" w:author="user" w:date="2025-11-20T14:51:00Z">
        <w:r>
          <w:rPr>
            <w:rFonts w:eastAsia="標楷體" w:ascii="標楷體" w:hAnsi="標楷體"/>
          </w:rPr>
        </w:r>
      </w:del>
    </w:p>
    <w:p>
      <w:pPr>
        <w:pStyle w:val="Heading4"/>
        <w:widowControl/>
        <w:rPr>
          <w:rFonts w:ascii="標楷體" w:hAnsi="標楷體" w:eastAsia="標楷體" w:cs="" w:cstheme="majorBidi"/>
          <w:sz w:val="36"/>
          <w:szCs w:val="36"/>
        </w:rPr>
      </w:pPr>
      <w:r>
        <w:rPr>
          <w:rFonts w:eastAsia="標楷體" w:cs="" w:cstheme="majorBidi" w:ascii="標楷體" w:hAnsi="標楷體"/>
          <w:sz w:val="36"/>
          <w:szCs w:val="36"/>
        </w:rPr>
      </w:r>
      <w:r>
        <w:br w:type="page"/>
      </w:r>
    </w:p>
    <w:p>
      <w:pPr>
        <w:pStyle w:val="Heading4"/>
        <w:rPr>
          <w:rFonts w:ascii="標楷體" w:hAnsi="標楷體" w:eastAsia="標楷體"/>
        </w:rPr>
      </w:pPr>
      <w:r>
        <w:rPr>
          <w:rFonts w:ascii="標楷體" w:hAnsi="標楷體" w:eastAsia="標楷體"/>
        </w:rPr>
        <w:t>方法</w:t>
      </w:r>
      <w:r>
        <w:rPr>
          <w:rFonts w:eastAsia="標楷體" w:ascii="標楷體" w:hAnsi="標楷體"/>
        </w:rPr>
        <w:t xml:space="preserve">3 </w:t>
      </w:r>
      <w:r>
        <w:rPr>
          <w:rFonts w:ascii="標楷體" w:hAnsi="標楷體" w:eastAsia="標楷體"/>
        </w:rPr>
        <w:t xml:space="preserve">監督式學習 </w:t>
      </w:r>
      <w:r>
        <w:rPr>
          <w:rFonts w:eastAsia="標楷體" w:ascii="標楷體" w:hAnsi="標楷體"/>
        </w:rPr>
        <w:t xml:space="preserve">(Supervised Learning) - </w:t>
      </w:r>
      <w:r>
        <w:rPr>
          <w:rFonts w:ascii="標楷體" w:hAnsi="標楷體" w:eastAsia="標楷體"/>
        </w:rPr>
        <w:t>行為克隆</w:t>
      </w:r>
    </w:p>
    <w:p>
      <w:pPr>
        <w:pStyle w:val="Normal"/>
        <w:rPr>
          <w:rFonts w:ascii="標楷體" w:hAnsi="標楷體" w:eastAsia="標楷體"/>
        </w:rPr>
      </w:pPr>
      <w:r>
        <w:rPr>
          <w:rFonts w:ascii="標楷體" w:hAnsi="標楷體" w:eastAsia="標楷體"/>
        </w:rPr>
        <w:t>假設我們有</w:t>
      </w:r>
      <w:r>
        <w:rPr>
          <w:rFonts w:ascii="標楷體" w:hAnsi="標楷體" w:eastAsia="標楷體"/>
          <w:b/>
          <w:bCs/>
        </w:rPr>
        <w:t>人類專家</w:t>
      </w:r>
      <w:r>
        <w:rPr>
          <w:rFonts w:ascii="標楷體" w:hAnsi="標楷體" w:eastAsia="標楷體"/>
        </w:rPr>
        <w:t>玩遊戲的數據，然後訓練一個模型來模仿這些專家的行為。</w:t>
      </w:r>
    </w:p>
    <w:tbl>
      <w:tblPr>
        <w:tblStyle w:val="a6"/>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4"/>
        <w:gridCol w:w="7051"/>
      </w:tblGrid>
      <w:tr>
        <w:trPr/>
        <w:tc>
          <w:tcPr>
            <w:tcW w:w="1244"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項目 </w:t>
            </w:r>
            <w:r>
              <w:rPr>
                <w:rFonts w:eastAsia="標楷體" w:cs="新細明體" w:ascii="標楷體" w:hAnsi="標楷體"/>
                <w:b/>
                <w:bCs/>
                <w:color w:val="1B1C1D"/>
                <w:kern w:val="0"/>
                <w:sz w:val="24"/>
                <w:szCs w:val="24"/>
                <w:lang w:val="en-US" w:eastAsia="zh-TW" w:bidi="ar-SA"/>
              </w:rPr>
              <w:t>(Item)</w:t>
            </w:r>
          </w:p>
        </w:tc>
        <w:tc>
          <w:tcPr>
            <w:tcW w:w="7051"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內容 </w:t>
            </w:r>
            <w:r>
              <w:rPr>
                <w:rFonts w:eastAsia="標楷體" w:cs="新細明體" w:ascii="標楷體" w:hAnsi="標楷體"/>
                <w:b/>
                <w:bCs/>
                <w:color w:val="1B1C1D"/>
                <w:kern w:val="0"/>
                <w:sz w:val="24"/>
                <w:szCs w:val="24"/>
                <w:lang w:val="en-US" w:eastAsia="zh-TW" w:bidi="ar-SA"/>
              </w:rPr>
              <w:t>(Content)</w:t>
            </w:r>
          </w:p>
        </w:tc>
      </w:tr>
      <w:tr>
        <w:trPr/>
        <w:tc>
          <w:tcPr>
            <w:tcW w:w="1244"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算法</w:t>
            </w:r>
          </w:p>
        </w:tc>
        <w:tc>
          <w:tcPr>
            <w:tcW w:w="7051" w:type="dxa"/>
            <w:tcBorders/>
          </w:tcPr>
          <w:p>
            <w:pPr>
              <w:pStyle w:val="Normal"/>
              <w:widowControl w:val="false"/>
              <w:spacing w:before="0" w:after="0"/>
              <w:jc w:val="left"/>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深度神經網絡 </w:t>
            </w:r>
            <w:r>
              <w:rPr>
                <w:rFonts w:eastAsia="標楷體" w:cs="新細明體" w:ascii="標楷體" w:hAnsi="標楷體"/>
                <w:b/>
                <w:bCs/>
                <w:color w:val="1B1C1D"/>
                <w:kern w:val="0"/>
                <w:sz w:val="24"/>
                <w:szCs w:val="24"/>
                <w:lang w:val="en-US" w:eastAsia="zh-TW" w:bidi="ar-SA"/>
              </w:rPr>
              <w:t xml:space="preserve">(DNN) </w:t>
            </w:r>
            <w:r>
              <w:rPr>
                <w:rFonts w:ascii="標楷體" w:hAnsi="標楷體" w:cs="新細明體" w:eastAsia="標楷體"/>
                <w:b/>
                <w:bCs/>
                <w:color w:val="1B1C1D"/>
                <w:kern w:val="0"/>
                <w:sz w:val="24"/>
                <w:szCs w:val="24"/>
                <w:lang w:val="en-US" w:eastAsia="zh-TW" w:bidi="ar-SA"/>
              </w:rPr>
              <w:t xml:space="preserve">或 </w:t>
            </w:r>
            <w:r>
              <w:rPr>
                <w:rFonts w:eastAsia="標楷體" w:cs="新細明體" w:ascii="標楷體" w:hAnsi="標楷體"/>
                <w:b/>
                <w:bCs/>
                <w:color w:val="1B1C1D"/>
                <w:kern w:val="0"/>
                <w:sz w:val="24"/>
                <w:szCs w:val="24"/>
                <w:lang w:val="en-US" w:eastAsia="zh-TW" w:bidi="ar-SA"/>
              </w:rPr>
              <w:t>CNN</w:t>
            </w:r>
          </w:p>
        </w:tc>
      </w:tr>
      <w:tr>
        <w:trPr/>
        <w:tc>
          <w:tcPr>
            <w:tcW w:w="1244"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任務類型</w:t>
            </w:r>
          </w:p>
        </w:tc>
        <w:tc>
          <w:tcPr>
            <w:tcW w:w="7051" w:type="dxa"/>
            <w:tcBorders/>
          </w:tcPr>
          <w:p>
            <w:pPr>
              <w:pStyle w:val="Normal"/>
              <w:widowControl w:val="false"/>
              <w:spacing w:before="0" w:after="0"/>
              <w:jc w:val="left"/>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監督式學習 </w:t>
            </w:r>
            <w:r>
              <w:rPr>
                <w:rFonts w:eastAsia="標楷體" w:cs="新細明體" w:ascii="標楷體" w:hAnsi="標楷體"/>
                <w:b/>
                <w:bCs/>
                <w:color w:val="1B1C1D"/>
                <w:kern w:val="0"/>
                <w:sz w:val="24"/>
                <w:szCs w:val="24"/>
                <w:lang w:val="en-US" w:eastAsia="zh-TW" w:bidi="ar-SA"/>
              </w:rPr>
              <w:t xml:space="preserve">(Supervised Learning) / </w:t>
            </w:r>
            <w:r>
              <w:rPr>
                <w:rFonts w:ascii="標楷體" w:hAnsi="標楷體" w:cs="新細明體" w:eastAsia="標楷體"/>
                <w:b/>
                <w:bCs/>
                <w:color w:val="1B1C1D"/>
                <w:kern w:val="0"/>
                <w:sz w:val="24"/>
                <w:szCs w:val="24"/>
                <w:lang w:val="en-US" w:eastAsia="zh-TW" w:bidi="ar-SA"/>
              </w:rPr>
              <w:t>分類</w:t>
            </w:r>
          </w:p>
        </w:tc>
      </w:tr>
      <w:tr>
        <w:trPr/>
        <w:tc>
          <w:tcPr>
            <w:tcW w:w="1244"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訓練數據</w:t>
            </w:r>
          </w:p>
        </w:tc>
        <w:tc>
          <w:tcPr>
            <w:tcW w:w="7051" w:type="dxa"/>
            <w:tcBorders/>
          </w:tcPr>
          <w:p>
            <w:pPr>
              <w:pStyle w:val="Normal"/>
              <w:widowControl w:val="false"/>
              <w:spacing w:before="0" w:after="0"/>
              <w:jc w:val="left"/>
              <w:rPr>
                <w:rFonts w:ascii="標楷體" w:hAnsi="標楷體" w:eastAsia="標楷體" w:cs="新細明體"/>
                <w:color w:val="1B1C1D"/>
                <w:kern w:val="0"/>
                <w:szCs w:val="24"/>
              </w:rPr>
            </w:pPr>
            <w:r>
              <w:rPr>
                <w:rFonts w:eastAsia="標楷體" w:cs="新細明體" w:ascii="標楷體" w:hAnsi="標楷體"/>
                <w:color w:val="1B1C1D"/>
                <w:kern w:val="0"/>
                <w:sz w:val="24"/>
                <w:szCs w:val="24"/>
                <w:lang w:val="en-US" w:eastAsia="zh-TW" w:bidi="ar-SA"/>
              </w:rPr>
              <w:t>(S_i, A_i)</w:t>
            </w:r>
            <w:r>
              <w:rPr>
                <w:rFonts w:eastAsia="標楷體" w:cs="新細明體" w:ascii="標楷體" w:hAnsi="標楷體"/>
                <w:color w:val="1B1C1D"/>
                <w:kern w:val="0"/>
                <w:sz w:val="24"/>
                <w:szCs w:val="24"/>
                <w:lang w:val="en-US" w:eastAsia="zh-TW" w:bidi="ar-SA"/>
              </w:rPr>
              <w:t xml:space="preserve"> </w:t>
            </w:r>
            <w:r>
              <w:rPr>
                <w:rFonts w:ascii="標楷體" w:hAnsi="標楷體" w:cs="新細明體" w:eastAsia="標楷體"/>
                <w:color w:val="1B1C1D"/>
                <w:kern w:val="0"/>
                <w:sz w:val="24"/>
                <w:szCs w:val="24"/>
                <w:lang w:val="en-US" w:eastAsia="zh-TW" w:bidi="ar-SA"/>
              </w:rPr>
              <w:t xml:space="preserve">對，其中 </w:t>
            </w:r>
            <w:r>
              <w:rPr>
                <w:rFonts w:eastAsia="標楷體" w:cs="新細明體" w:ascii="標楷體" w:hAnsi="標楷體"/>
                <w:color w:val="1B1C1D"/>
                <w:kern w:val="0"/>
                <w:sz w:val="24"/>
                <w:szCs w:val="24"/>
                <w:lang w:val="en-US" w:eastAsia="zh-TW" w:bidi="ar-SA"/>
              </w:rPr>
              <w:t>S_i</w:t>
            </w:r>
            <w:r>
              <w:rPr>
                <w:rFonts w:eastAsia="標楷體" w:cs="新細明體" w:ascii="標楷體" w:hAnsi="標楷體"/>
                <w:color w:val="1B1C1D"/>
                <w:kern w:val="0"/>
                <w:sz w:val="24"/>
                <w:szCs w:val="24"/>
                <w:lang w:val="en-US" w:eastAsia="zh-TW" w:bidi="ar-SA"/>
              </w:rPr>
              <w:t xml:space="preserve"> </w:t>
            </w:r>
            <w:r>
              <w:rPr>
                <w:rFonts w:ascii="標楷體" w:hAnsi="標楷體" w:cs="新細明體" w:eastAsia="標楷體"/>
                <w:color w:val="1B1C1D"/>
                <w:kern w:val="0"/>
                <w:sz w:val="24"/>
                <w:szCs w:val="24"/>
                <w:lang w:val="en-US" w:eastAsia="zh-TW" w:bidi="ar-SA"/>
              </w:rPr>
              <w:t>是遊戲狀態，</w:t>
            </w:r>
            <w:r>
              <w:rPr>
                <w:rFonts w:eastAsia="標楷體" w:cs="新細明體" w:ascii="標楷體" w:hAnsi="標楷體"/>
                <w:b/>
                <w:bCs/>
                <w:color w:val="1B1C1D"/>
                <w:kern w:val="0"/>
                <w:sz w:val="24"/>
                <w:szCs w:val="24"/>
                <w:lang w:val="en-US" w:eastAsia="zh-TW" w:bidi="ar-SA"/>
              </w:rPr>
              <w:t xml:space="preserve">A_i </w:t>
            </w:r>
            <w:r>
              <w:rPr>
                <w:rFonts w:ascii="標楷體" w:hAnsi="標楷體" w:cs="新細明體" w:eastAsia="標楷體"/>
                <w:b/>
                <w:bCs/>
                <w:color w:val="1B1C1D"/>
                <w:kern w:val="0"/>
                <w:sz w:val="24"/>
                <w:szCs w:val="24"/>
                <w:lang w:val="en-US" w:eastAsia="zh-TW" w:bidi="ar-SA"/>
              </w:rPr>
              <w:t xml:space="preserve">是專家在 </w:t>
            </w:r>
            <w:r>
              <w:rPr>
                <w:rFonts w:eastAsia="標楷體" w:cs="新細明體" w:ascii="標楷體" w:hAnsi="標楷體"/>
                <w:b/>
                <w:bCs/>
                <w:color w:val="1B1C1D"/>
                <w:kern w:val="0"/>
                <w:sz w:val="24"/>
                <w:szCs w:val="24"/>
                <w:lang w:val="en-US" w:eastAsia="zh-TW" w:bidi="ar-SA"/>
              </w:rPr>
              <w:t xml:space="preserve">S_i </w:t>
            </w:r>
            <w:r>
              <w:rPr>
                <w:rFonts w:ascii="標楷體" w:hAnsi="標楷體" w:cs="新細明體" w:eastAsia="標楷體"/>
                <w:b/>
                <w:bCs/>
                <w:color w:val="1B1C1D"/>
                <w:kern w:val="0"/>
                <w:sz w:val="24"/>
                <w:szCs w:val="24"/>
                <w:lang w:val="en-US" w:eastAsia="zh-TW" w:bidi="ar-SA"/>
              </w:rPr>
              <w:t>下採取的動作（標籤）</w:t>
            </w:r>
            <w:r>
              <w:rPr>
                <w:rFonts w:ascii="標楷體" w:hAnsi="標楷體" w:cs="新細明體" w:eastAsia="標楷體"/>
                <w:color w:val="1B1C1D"/>
                <w:kern w:val="0"/>
                <w:sz w:val="24"/>
                <w:szCs w:val="24"/>
                <w:lang w:val="en-US" w:eastAsia="zh-TW" w:bidi="ar-SA"/>
              </w:rPr>
              <w:t>。</w:t>
            </w:r>
          </w:p>
        </w:tc>
      </w:tr>
      <w:tr>
        <w:trPr/>
        <w:tc>
          <w:tcPr>
            <w:tcW w:w="1244"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輸出</w:t>
            </w:r>
          </w:p>
        </w:tc>
        <w:tc>
          <w:tcPr>
            <w:tcW w:w="7051" w:type="dxa"/>
            <w:tcBorders/>
          </w:tcPr>
          <w:p>
            <w:pPr>
              <w:pStyle w:val="Normal"/>
              <w:widowControl w:val="false"/>
              <w:spacing w:before="0" w:after="0"/>
              <w:jc w:val="left"/>
              <w:rPr>
                <w:rFonts w:ascii="標楷體" w:hAnsi="標楷體" w:eastAsia="標楷體" w:cs="新細明體"/>
                <w:color w:val="1B1C1D"/>
                <w:kern w:val="0"/>
                <w:szCs w:val="24"/>
              </w:rPr>
            </w:pPr>
            <w:r>
              <w:rPr>
                <w:rFonts w:ascii="標楷體" w:hAnsi="標楷體" w:cs="新細明體" w:eastAsia="標楷體"/>
                <w:color w:val="1B1C1D"/>
                <w:kern w:val="0"/>
                <w:sz w:val="24"/>
                <w:szCs w:val="24"/>
                <w:lang w:val="en-US" w:eastAsia="zh-TW" w:bidi="ar-SA"/>
              </w:rPr>
              <w:t>動作的</w:t>
            </w:r>
            <w:r>
              <w:rPr>
                <w:rFonts w:ascii="標楷體" w:hAnsi="標楷體" w:cs="新細明體" w:eastAsia="標楷體"/>
                <w:b/>
                <w:bCs/>
                <w:color w:val="1B1C1D"/>
                <w:kern w:val="0"/>
                <w:sz w:val="24"/>
                <w:szCs w:val="24"/>
                <w:lang w:val="en-US" w:eastAsia="zh-TW" w:bidi="ar-SA"/>
              </w:rPr>
              <w:t>概率分佈</w:t>
            </w:r>
            <w:r>
              <w:rPr>
                <w:rFonts w:ascii="標楷體" w:hAnsi="標楷體" w:cs="新細明體" w:eastAsia="標楷體"/>
                <w:color w:val="1B1C1D"/>
                <w:kern w:val="0"/>
                <w:sz w:val="24"/>
                <w:szCs w:val="24"/>
                <w:lang w:val="en-US" w:eastAsia="zh-TW" w:bidi="ar-SA"/>
              </w:rPr>
              <w:t xml:space="preserve">（例如：左移 </w:t>
            </w:r>
            <w:r>
              <w:rPr>
                <w:rFonts w:eastAsia="標楷體" w:cs="新細明體" w:ascii="標楷體" w:hAnsi="標楷體"/>
                <w:color w:val="1B1C1D"/>
                <w:kern w:val="0"/>
                <w:sz w:val="24"/>
                <w:szCs w:val="24"/>
                <w:lang w:val="en-US" w:eastAsia="zh-TW" w:bidi="ar-SA"/>
              </w:rPr>
              <w:t>40%</w:t>
            </w:r>
            <w:r>
              <w:rPr>
                <w:rFonts w:ascii="標楷體" w:hAnsi="標楷體" w:cs="新細明體" w:eastAsia="標楷體"/>
                <w:color w:val="1B1C1D"/>
                <w:kern w:val="0"/>
                <w:sz w:val="24"/>
                <w:szCs w:val="24"/>
                <w:lang w:val="en-US" w:eastAsia="zh-TW" w:bidi="ar-SA"/>
              </w:rPr>
              <w:t xml:space="preserve">、右移 </w:t>
            </w:r>
            <w:r>
              <w:rPr>
                <w:rFonts w:eastAsia="標楷體" w:cs="新細明體" w:ascii="標楷體" w:hAnsi="標楷體"/>
                <w:color w:val="1B1C1D"/>
                <w:kern w:val="0"/>
                <w:sz w:val="24"/>
                <w:szCs w:val="24"/>
                <w:lang w:val="en-US" w:eastAsia="zh-TW" w:bidi="ar-SA"/>
              </w:rPr>
              <w:t>10%</w:t>
            </w:r>
            <w:r>
              <w:rPr>
                <w:rFonts w:ascii="標楷體" w:hAnsi="標楷體" w:cs="新細明體" w:eastAsia="標楷體"/>
                <w:color w:val="1B1C1D"/>
                <w:kern w:val="0"/>
                <w:sz w:val="24"/>
                <w:szCs w:val="24"/>
                <w:lang w:val="en-US" w:eastAsia="zh-TW" w:bidi="ar-SA"/>
              </w:rPr>
              <w:t xml:space="preserve">、不動 </w:t>
            </w:r>
            <w:r>
              <w:rPr>
                <w:rFonts w:eastAsia="標楷體" w:cs="新細明體" w:ascii="標楷體" w:hAnsi="標楷體"/>
                <w:color w:val="1B1C1D"/>
                <w:kern w:val="0"/>
                <w:sz w:val="24"/>
                <w:szCs w:val="24"/>
                <w:lang w:val="en-US" w:eastAsia="zh-TW" w:bidi="ar-SA"/>
              </w:rPr>
              <w:t>50%</w:t>
            </w:r>
            <w:r>
              <w:rPr>
                <w:rFonts w:ascii="標楷體" w:hAnsi="標楷體" w:cs="新細明體" w:eastAsia="標楷體"/>
                <w:color w:val="1B1C1D"/>
                <w:kern w:val="0"/>
                <w:sz w:val="24"/>
                <w:szCs w:val="24"/>
                <w:lang w:val="en-US" w:eastAsia="zh-TW" w:bidi="ar-SA"/>
              </w:rPr>
              <w:t>）。</w:t>
            </w:r>
          </w:p>
        </w:tc>
      </w:tr>
      <w:tr>
        <w:trPr/>
        <w:tc>
          <w:tcPr>
            <w:tcW w:w="1244"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eastAsia="標楷體" w:cs="新細明體" w:ascii="標楷體" w:hAnsi="標楷體"/>
                <w:b/>
                <w:bCs/>
                <w:color w:val="1B1C1D"/>
                <w:kern w:val="0"/>
                <w:sz w:val="24"/>
                <w:szCs w:val="24"/>
                <w:lang w:val="en-US" w:eastAsia="zh-TW" w:bidi="ar-SA"/>
              </w:rPr>
              <w:t>Loss Function</w:t>
            </w:r>
          </w:p>
        </w:tc>
        <w:tc>
          <w:tcPr>
            <w:tcW w:w="7051" w:type="dxa"/>
            <w:tcBorders/>
          </w:tcPr>
          <w:p>
            <w:pPr>
              <w:pStyle w:val="Normal"/>
              <w:widowControl w:val="false"/>
              <w:spacing w:before="0" w:after="0"/>
              <w:jc w:val="left"/>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交叉熵損失 </w:t>
            </w:r>
            <w:r>
              <w:rPr>
                <w:rFonts w:eastAsia="標楷體" w:cs="新細明體" w:ascii="標楷體" w:hAnsi="標楷體"/>
                <w:b/>
                <w:bCs/>
                <w:color w:val="1B1C1D"/>
                <w:kern w:val="0"/>
                <w:sz w:val="24"/>
                <w:szCs w:val="24"/>
                <w:lang w:val="en-US" w:eastAsia="zh-TW" w:bidi="ar-SA"/>
              </w:rPr>
              <w:t>(Cross-Entropy Loss)</w:t>
            </w:r>
          </w:p>
        </w:tc>
      </w:tr>
      <w:tr>
        <w:trPr/>
        <w:tc>
          <w:tcPr>
            <w:tcW w:w="1244"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公式</w:t>
            </w:r>
          </w:p>
        </w:tc>
        <w:tc>
          <w:tcPr>
            <w:tcW w:w="7051" w:type="dxa"/>
            <w:tcBorders/>
          </w:tcPr>
          <w:p>
            <w:pPr>
              <w:pStyle w:val="Normal"/>
              <w:widowControl w:val="false"/>
              <w:spacing w:beforeAutospacing="1" w:after="0"/>
              <w:jc w:val="left"/>
              <w:rPr>
                <w:rFonts w:ascii="標楷體" w:hAnsi="標楷體" w:eastAsia="標楷體" w:cs="新細明體"/>
                <w:color w:val="1B1C1D"/>
                <w:kern w:val="0"/>
                <w:szCs w:val="24"/>
              </w:rPr>
            </w:pPr>
            <w:r>
              <w:rPr>
                <w:kern w:val="2"/>
                <w:sz w:val="24"/>
                <w:szCs w:val="22"/>
                <w:lang w:val="en-US" w:eastAsia="zh-TW" w:bidi="ar-SA"/>
              </w:rPr>
              <w:drawing>
                <wp:inline distT="0" distB="0" distL="0" distR="0">
                  <wp:extent cx="4163060" cy="933450"/>
                  <wp:effectExtent l="0" t="0" r="0" b="0"/>
                  <wp:docPr id="8" name="圖片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5" descr=""/>
                          <pic:cNvPicPr>
                            <a:picLocks noChangeAspect="1" noChangeArrowheads="1"/>
                          </pic:cNvPicPr>
                        </pic:nvPicPr>
                        <pic:blipFill>
                          <a:blip r:embed="rId10"/>
                          <a:stretch>
                            <a:fillRect/>
                          </a:stretch>
                        </pic:blipFill>
                        <pic:spPr bwMode="auto">
                          <a:xfrm>
                            <a:off x="0" y="0"/>
                            <a:ext cx="4163060" cy="933450"/>
                          </a:xfrm>
                          <a:prstGeom prst="rect">
                            <a:avLst/>
                          </a:prstGeom>
                        </pic:spPr>
                      </pic:pic>
                    </a:graphicData>
                  </a:graphic>
                </wp:inline>
              </w:drawing>
            </w:r>
          </w:p>
        </w:tc>
      </w:tr>
    </w:tbl>
    <w:p>
      <w:pPr>
        <w:pStyle w:val="Normal"/>
        <w:widowControl/>
        <w:rPr>
          <w:rFonts w:ascii="標楷體" w:hAnsi="標楷體" w:eastAsia="標楷體"/>
        </w:rPr>
      </w:pPr>
      <w:r>
        <w:rPr>
          <w:rFonts w:eastAsia="標楷體" w:ascii="標楷體" w:hAnsi="標楷體"/>
        </w:rPr>
      </w:r>
    </w:p>
    <w:tbl>
      <w:tblPr>
        <w:tblStyle w:val="a6"/>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05"/>
        <w:gridCol w:w="4190"/>
      </w:tblGrid>
      <w:tr>
        <w:trPr/>
        <w:tc>
          <w:tcPr>
            <w:tcW w:w="4105" w:type="dxa"/>
            <w:tcBorders/>
            <w:shd w:color="auto" w:fill="E7E6E6" w:themeFill="background2" w:val="clear"/>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優點 </w:t>
            </w:r>
            <w:r>
              <w:rPr>
                <w:rFonts w:eastAsia="標楷體" w:cs="新細明體" w:ascii="標楷體" w:hAnsi="標楷體"/>
                <w:b/>
                <w:bCs/>
                <w:color w:val="1B1C1D"/>
                <w:kern w:val="0"/>
                <w:sz w:val="24"/>
                <w:szCs w:val="24"/>
                <w:lang w:val="en-US" w:eastAsia="zh-TW" w:bidi="ar-SA"/>
              </w:rPr>
              <w:t>(Pros)</w:t>
            </w:r>
          </w:p>
        </w:tc>
        <w:tc>
          <w:tcPr>
            <w:tcW w:w="4190" w:type="dxa"/>
            <w:tcBorders/>
            <w:shd w:color="auto" w:fill="E7E6E6" w:themeFill="background2" w:val="clear"/>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 xml:space="preserve">缺點 </w:t>
            </w:r>
            <w:r>
              <w:rPr>
                <w:rFonts w:eastAsia="標楷體" w:cs="新細明體" w:ascii="標楷體" w:hAnsi="標楷體"/>
                <w:b/>
                <w:bCs/>
                <w:color w:val="1B1C1D"/>
                <w:kern w:val="0"/>
                <w:sz w:val="24"/>
                <w:szCs w:val="24"/>
                <w:lang w:val="en-US" w:eastAsia="zh-TW" w:bidi="ar-SA"/>
              </w:rPr>
              <w:t>(Cons)</w:t>
            </w:r>
          </w:p>
        </w:tc>
      </w:tr>
      <w:tr>
        <w:trPr/>
        <w:tc>
          <w:tcPr>
            <w:tcW w:w="4105"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訓練速度快</w:t>
            </w:r>
            <w:r>
              <w:rPr>
                <w:rFonts w:ascii="標楷體" w:hAnsi="標楷體" w:cs="新細明體" w:eastAsia="標楷體"/>
                <w:color w:val="1B1C1D"/>
                <w:kern w:val="0"/>
                <w:sz w:val="24"/>
                <w:szCs w:val="24"/>
                <w:lang w:val="en-US" w:eastAsia="zh-TW" w:bidi="ar-SA"/>
              </w:rPr>
              <w:t>：直接使用已標註的數據進行梯度下降，訓練收斂速度快。</w:t>
            </w:r>
          </w:p>
        </w:tc>
        <w:tc>
          <w:tcPr>
            <w:tcW w:w="4190"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需要專家數據</w:t>
            </w:r>
            <w:r>
              <w:rPr>
                <w:rFonts w:ascii="標楷體" w:hAnsi="標楷體" w:cs="新細明體" w:eastAsia="標楷體"/>
                <w:color w:val="1B1C1D"/>
                <w:kern w:val="0"/>
                <w:sz w:val="24"/>
                <w:szCs w:val="24"/>
                <w:lang w:val="en-US" w:eastAsia="zh-TW" w:bidi="ar-SA"/>
              </w:rPr>
              <w:t>：性能的上限完全取決於人類專家的水平。</w:t>
            </w:r>
          </w:p>
        </w:tc>
      </w:tr>
      <w:tr>
        <w:trPr/>
        <w:tc>
          <w:tcPr>
            <w:tcW w:w="4105"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穩定且可預測</w:t>
            </w:r>
            <w:r>
              <w:rPr>
                <w:rFonts w:ascii="標楷體" w:hAnsi="標楷體" w:cs="新細明體" w:eastAsia="標楷體"/>
                <w:color w:val="1B1C1D"/>
                <w:kern w:val="0"/>
                <w:sz w:val="24"/>
                <w:szCs w:val="24"/>
                <w:lang w:val="en-US" w:eastAsia="zh-TW" w:bidi="ar-SA"/>
              </w:rPr>
              <w:t>：監督式學習的訓練過程比強化學習穩定得多。</w:t>
            </w:r>
          </w:p>
        </w:tc>
        <w:tc>
          <w:tcPr>
            <w:tcW w:w="4190"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泛化能力弱</w:t>
            </w:r>
            <w:r>
              <w:rPr>
                <w:rFonts w:ascii="標楷體" w:hAnsi="標楷體" w:cs="新細明體" w:eastAsia="標楷體"/>
                <w:color w:val="1B1C1D"/>
                <w:kern w:val="0"/>
                <w:sz w:val="24"/>
                <w:szCs w:val="24"/>
                <w:lang w:val="en-US" w:eastAsia="zh-TW" w:bidi="ar-SA"/>
              </w:rPr>
              <w:t>：模型只會模仿專家。當遇到</w:t>
            </w:r>
            <w:r>
              <w:rPr>
                <w:rFonts w:ascii="標楷體" w:hAnsi="標楷體" w:cs="新細明體" w:eastAsia="標楷體"/>
                <w:b/>
                <w:bCs/>
                <w:color w:val="1B1C1D"/>
                <w:kern w:val="0"/>
                <w:sz w:val="24"/>
                <w:szCs w:val="24"/>
                <w:lang w:val="en-US" w:eastAsia="zh-TW" w:bidi="ar-SA"/>
              </w:rPr>
              <w:t>訓練數據中從未出現的狀態</w:t>
            </w:r>
            <w:r>
              <w:rPr>
                <w:rFonts w:ascii="標楷體" w:hAnsi="標楷體" w:cs="新細明體" w:eastAsia="標楷體"/>
                <w:color w:val="1B1C1D"/>
                <w:kern w:val="0"/>
                <w:sz w:val="24"/>
                <w:szCs w:val="24"/>
                <w:lang w:val="en-US" w:eastAsia="zh-TW" w:bidi="ar-SA"/>
              </w:rPr>
              <w:t>時，它會表現不佳（例如球突然出現在一個新位置），無法自我修正。</w:t>
            </w:r>
          </w:p>
        </w:tc>
      </w:tr>
      <w:tr>
        <w:trPr/>
        <w:tc>
          <w:tcPr>
            <w:tcW w:w="4105"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易於實現</w:t>
            </w:r>
            <w:r>
              <w:rPr>
                <w:rFonts w:ascii="標楷體" w:hAnsi="標楷體" w:cs="新細明體" w:eastAsia="標楷體"/>
                <w:color w:val="1B1C1D"/>
                <w:kern w:val="0"/>
                <w:sz w:val="24"/>
                <w:szCs w:val="24"/>
                <w:lang w:val="en-US" w:eastAsia="zh-TW" w:bidi="ar-SA"/>
              </w:rPr>
              <w:t>：將問題轉化為簡單的分類問題，編碼容易。</w:t>
            </w:r>
          </w:p>
        </w:tc>
        <w:tc>
          <w:tcPr>
            <w:tcW w:w="4190" w:type="dxa"/>
            <w:tcBorders/>
            <w:vAlign w:val="center"/>
          </w:tcPr>
          <w:p>
            <w:pPr>
              <w:pStyle w:val="Normal"/>
              <w:widowControl w:val="false"/>
              <w:spacing w:before="0" w:after="0"/>
              <w:jc w:val="both"/>
              <w:rPr>
                <w:rFonts w:ascii="標楷體" w:hAnsi="標楷體" w:eastAsia="標楷體" w:cs="新細明體"/>
                <w:color w:val="1B1C1D"/>
                <w:kern w:val="0"/>
                <w:szCs w:val="24"/>
              </w:rPr>
            </w:pPr>
            <w:r>
              <w:rPr>
                <w:rFonts w:ascii="標楷體" w:hAnsi="標楷體" w:cs="新細明體" w:eastAsia="標楷體"/>
                <w:b/>
                <w:bCs/>
                <w:color w:val="1B1C1D"/>
                <w:kern w:val="0"/>
                <w:sz w:val="24"/>
                <w:szCs w:val="24"/>
                <w:lang w:val="en-US" w:eastAsia="zh-TW" w:bidi="ar-SA"/>
              </w:rPr>
              <w:t>無法超越專家</w:t>
            </w:r>
            <w:r>
              <w:rPr>
                <w:rFonts w:ascii="標楷體" w:hAnsi="標楷體" w:cs="新細明體" w:eastAsia="標楷體"/>
                <w:color w:val="1B1C1D"/>
                <w:kern w:val="0"/>
                <w:sz w:val="24"/>
                <w:szCs w:val="24"/>
                <w:lang w:val="en-US" w:eastAsia="zh-TW" w:bidi="ar-SA"/>
              </w:rPr>
              <w:t>：</w:t>
            </w:r>
            <w:r>
              <w:rPr>
                <w:rFonts w:eastAsia="標楷體" w:cs="新細明體" w:ascii="標楷體" w:hAnsi="標楷體"/>
                <w:color w:val="1B1C1D"/>
                <w:kern w:val="0"/>
                <w:sz w:val="24"/>
                <w:szCs w:val="24"/>
                <w:lang w:val="en-US" w:eastAsia="zh-TW" w:bidi="ar-SA"/>
              </w:rPr>
              <w:t xml:space="preserve">Agent </w:t>
            </w:r>
            <w:r>
              <w:rPr>
                <w:rFonts w:ascii="標楷體" w:hAnsi="標楷體" w:cs="新細明體" w:eastAsia="標楷體"/>
                <w:color w:val="1B1C1D"/>
                <w:kern w:val="0"/>
                <w:sz w:val="24"/>
                <w:szCs w:val="24"/>
                <w:lang w:val="en-US" w:eastAsia="zh-TW" w:bidi="ar-SA"/>
              </w:rPr>
              <w:t>無法學習到比專家更好的策略。</w:t>
            </w:r>
          </w:p>
        </w:tc>
      </w:tr>
    </w:tbl>
    <w:p>
      <w:pPr>
        <w:pStyle w:val="Normal"/>
        <w:rPr>
          <w:rFonts w:ascii="標楷體" w:hAnsi="標楷體" w:eastAsia="標楷體"/>
        </w:rPr>
      </w:pPr>
      <w:r>
        <w:rPr>
          <w:rFonts w:eastAsia="標楷體" w:ascii="標楷體" w:hAnsi="標楷體"/>
        </w:rPr>
      </w:r>
    </w:p>
    <w:p>
      <w:pPr>
        <w:pStyle w:val="Normal"/>
        <w:widowControl/>
        <w:rPr>
          <w:rFonts w:ascii="標楷體" w:hAnsi="標楷體" w:eastAsia="標楷體"/>
        </w:rPr>
      </w:pPr>
      <w:r>
        <w:rPr>
          <w:rFonts w:eastAsia="標楷體" w:ascii="標楷體" w:hAnsi="標楷體"/>
        </w:rPr>
      </w:r>
      <w:r>
        <w:br w:type="page"/>
      </w:r>
    </w:p>
    <w:p>
      <w:pPr>
        <w:pStyle w:val="Normal"/>
        <w:widowControl/>
        <w:jc w:val="center"/>
        <w:rPr>
          <w:rFonts w:ascii="標楷體" w:hAnsi="標楷體" w:eastAsia="標楷體"/>
          <w:ins w:id="15" w:author="Unknown Author" w:date="2025-11-22T21:38:17Z"/>
          <w:b/>
          <w:b/>
          <w:sz w:val="72"/>
          <w:szCs w:val="144"/>
        </w:rPr>
      </w:pPr>
      <w:r>
        <w:rPr>
          <w:rFonts w:ascii="標楷體" w:hAnsi="標楷體" w:eastAsia="標楷體"/>
          <w:b/>
          <w:sz w:val="72"/>
          <w:szCs w:val="144"/>
        </w:rPr>
        <w:t>自選遊戲</w:t>
      </w:r>
      <w:ins w:id="13" w:author="Unknown Author" w:date="2025-11-22T21:37:59Z">
        <w:r>
          <w:rPr>
            <w:rFonts w:eastAsia="標楷體" w:ascii="標楷體" w:hAnsi="標楷體"/>
            <w:b/>
            <w:sz w:val="72"/>
            <w:szCs w:val="144"/>
          </w:rPr>
          <w:br/>
        </w:r>
      </w:ins>
      <w:hyperlink r:id="rId12">
        <w:ins w:id="14" w:author="Unknown Author" w:date="2025-11-22T21:38:17Z">
          <w:r>
            <w:rPr>
              <w:rStyle w:val="InternetLink"/>
              <w:rFonts w:eastAsia="標楷體" w:ascii="標楷體" w:hAnsi="標楷體"/>
              <w:b/>
              <w:sz w:val="72"/>
              <w:szCs w:val="144"/>
            </w:rPr>
            <w:t>https://demox.tw/idea/detail/?id=1829</w:t>
          </w:r>
        </w:ins>
      </w:hyperlink>
    </w:p>
    <w:p>
      <w:pPr>
        <w:pStyle w:val="Normal"/>
        <w:widowControl/>
        <w:jc w:val="center"/>
        <w:rPr>
          <w:rFonts w:ascii="標楷體" w:hAnsi="標楷體" w:eastAsia="標楷體"/>
          <w:b/>
          <w:b/>
          <w:sz w:val="72"/>
          <w:szCs w:val="144"/>
          <w:del w:id="17" w:author="Unknown Author" w:date="2025-11-22T21:34:45Z"/>
        </w:rPr>
      </w:pPr>
      <w:del w:id="16" w:author="Unknown Author" w:date="2025-11-22T21:34:45Z">
        <w:r>
          <w:rPr/>
        </w:r>
      </w:del>
    </w:p>
    <w:p>
      <w:pPr>
        <w:pStyle w:val="Normal"/>
        <w:widowControl/>
        <w:bidi w:val="0"/>
        <w:spacing w:before="0" w:after="0"/>
        <w:jc w:val="center"/>
        <w:rPr>
          <w:rFonts w:ascii="標楷體" w:hAnsi="標楷體" w:eastAsia="標楷體"/>
          <w:b/>
          <w:b/>
          <w:sz w:val="72"/>
          <w:szCs w:val="144"/>
          <w:del w:id="22" w:author="Unknown Author" w:date="2025-11-22T21:34:45Z"/>
        </w:rPr>
      </w:pPr>
      <w:del w:id="18" w:author="Unknown Author" w:date="2025-11-22T21:33:48Z">
        <w:r>
          <w:rPr/>
          <w:drawing>
            <wp:inline distT="0" distB="0" distL="0" distR="0">
              <wp:extent cx="4219575" cy="2981325"/>
              <wp:effectExtent l="0" t="0" r="0" b="0"/>
              <wp:docPr id="9" name="圖片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8" descr=""/>
                      <pic:cNvPicPr>
                        <a:picLocks noChangeAspect="1" noChangeArrowheads="1"/>
                      </pic:cNvPicPr>
                    </pic:nvPicPr>
                    <pic:blipFill>
                      <a:blip r:embed="rId13"/>
                      <a:stretch>
                        <a:fillRect/>
                      </a:stretch>
                    </pic:blipFill>
                    <pic:spPr bwMode="auto">
                      <a:xfrm>
                        <a:off x="0" y="0"/>
                        <a:ext cx="4219575" cy="2981325"/>
                      </a:xfrm>
                      <a:prstGeom prst="rect">
                        <a:avLst/>
                      </a:prstGeom>
                    </pic:spPr>
                  </pic:pic>
                </a:graphicData>
              </a:graphic>
            </wp:inline>
          </w:drawing>
        </w:r>
      </w:del>
      <w:del w:id="19" w:author="Unknown Author" w:date="2025-11-22T21:34:45Z">
        <w:r>
          <w:rPr>
            <w:rFonts w:eastAsia="標楷體" w:ascii="標楷體" w:hAnsi="標楷體"/>
            <w:b/>
            <w:sz w:val="28"/>
            <w:szCs w:val="36"/>
          </w:rPr>
          <w:delText>(</w:delText>
        </w:r>
      </w:del>
      <w:del w:id="20" w:author="Unknown Author" w:date="2025-11-22T21:34:45Z">
        <w:r>
          <w:rPr>
            <w:rFonts w:ascii="標楷體" w:hAnsi="標楷體" w:eastAsia="標楷體"/>
            <w:b/>
            <w:sz w:val="28"/>
            <w:szCs w:val="36"/>
          </w:rPr>
          <w:delText>示意圖</w:delText>
        </w:r>
      </w:del>
      <w:del w:id="21" w:author="Unknown Author" w:date="2025-11-22T21:34:45Z">
        <w:r>
          <w:rPr>
            <w:rFonts w:eastAsia="標楷體" w:ascii="標楷體" w:hAnsi="標楷體"/>
            <w:b/>
            <w:sz w:val="28"/>
            <w:szCs w:val="36"/>
          </w:rPr>
          <w:delText>)</w:delText>
        </w:r>
      </w:del>
    </w:p>
    <w:p>
      <w:pPr>
        <w:pStyle w:val="ListParagraph"/>
        <w:widowControl/>
        <w:numPr>
          <w:ilvl w:val="0"/>
          <w:numId w:val="4"/>
        </w:numPr>
        <w:rPr>
          <w:rFonts w:ascii="標楷體" w:hAnsi="標楷體" w:eastAsia="標楷體" w:cs="新細明體"/>
          <w:b/>
          <w:b/>
          <w:bCs/>
          <w:kern w:val="0"/>
          <w:sz w:val="36"/>
          <w:szCs w:val="36"/>
          <w:del w:id="24" w:author="Unknown Author" w:date="2025-11-22T21:34:45Z"/>
        </w:rPr>
      </w:pPr>
      <w:del w:id="23" w:author="Unknown Author" w:date="2025-11-22T21:34:45Z">
        <w:r>
          <w:rPr>
            <w:rFonts w:ascii="標楷體" w:hAnsi="標楷體" w:cs="新細明體" w:eastAsia="標楷體"/>
            <w:b/>
            <w:bCs/>
            <w:kern w:val="0"/>
            <w:sz w:val="36"/>
            <w:szCs w:val="36"/>
          </w:rPr>
          <w:delText>預計使用模型</w:delText>
        </w:r>
      </w:del>
    </w:p>
    <w:p>
      <w:pPr>
        <w:pStyle w:val="Heading4"/>
        <w:rPr>
          <w:rFonts w:ascii="標楷體" w:hAnsi="標楷體" w:eastAsia="標楷體"/>
          <w:del w:id="28" w:author="Unknown Author" w:date="2025-11-22T21:34:45Z"/>
        </w:rPr>
      </w:pPr>
      <w:del w:id="25" w:author="Unknown Author" w:date="2025-11-22T21:34:45Z">
        <w:r>
          <w:rPr>
            <w:rFonts w:ascii="標楷體" w:hAnsi="標楷體" w:eastAsia="標楷體"/>
          </w:rPr>
          <w:delText xml:space="preserve">監督式學習 </w:delText>
        </w:r>
      </w:del>
      <w:del w:id="26" w:author="Unknown Author" w:date="2025-11-22T21:34:45Z">
        <w:r>
          <w:rPr>
            <w:rFonts w:eastAsia="標楷體" w:ascii="標楷體" w:hAnsi="標楷體"/>
          </w:rPr>
          <w:delText xml:space="preserve">(Supervised Learning) - </w:delText>
        </w:r>
      </w:del>
      <w:del w:id="27" w:author="Unknown Author" w:date="2025-11-22T21:34:45Z">
        <w:r>
          <w:rPr>
            <w:rFonts w:ascii="標楷體" w:hAnsi="標楷體" w:eastAsia="標楷體"/>
          </w:rPr>
          <w:delText>行為克隆</w:delText>
        </w:r>
      </w:del>
    </w:p>
    <w:p>
      <w:pPr>
        <w:pStyle w:val="Normal"/>
        <w:rPr>
          <w:rFonts w:ascii="標楷體" w:hAnsi="標楷體" w:eastAsia="標楷體"/>
          <w:del w:id="32" w:author="Unknown Author" w:date="2025-11-22T21:34:45Z"/>
        </w:rPr>
      </w:pPr>
      <w:del w:id="29" w:author="Unknown Author" w:date="2025-11-22T21:34:45Z">
        <w:r>
          <w:rPr>
            <w:rFonts w:ascii="標楷體" w:hAnsi="標楷體" w:eastAsia="標楷體"/>
          </w:rPr>
          <w:delText>假設我們有</w:delText>
        </w:r>
      </w:del>
      <w:del w:id="30" w:author="Unknown Author" w:date="2025-11-22T21:34:45Z">
        <w:r>
          <w:rPr>
            <w:rFonts w:ascii="標楷體" w:hAnsi="標楷體" w:eastAsia="標楷體"/>
            <w:b/>
            <w:bCs/>
          </w:rPr>
          <w:delText>人類專家</w:delText>
        </w:r>
      </w:del>
      <w:del w:id="31" w:author="Unknown Author" w:date="2025-11-22T21:34:45Z">
        <w:r>
          <w:rPr>
            <w:rFonts w:ascii="標楷體" w:hAnsi="標楷體" w:eastAsia="標楷體"/>
          </w:rPr>
          <w:delText>玩遊戲的數據，然後訓練一個模型來模仿這些專家的行為。</w:delText>
        </w:r>
      </w:del>
    </w:p>
    <w:tbl>
      <w:tblPr>
        <w:tblStyle w:val="a6"/>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13"/>
        <w:gridCol w:w="7082"/>
      </w:tblGrid>
      <w:tr>
        <w:trPr/>
        <w:tc>
          <w:tcPr>
            <w:tcW w:w="1213"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del w:id="35" w:author="Unknown Author" w:date="2025-11-22T21:34:45Z"/>
              </w:rPr>
            </w:pPr>
            <w:del w:id="33" w:author="Unknown Author" w:date="2025-11-22T21:34:45Z">
              <w:r>
                <w:rPr>
                  <w:rFonts w:ascii="標楷體" w:hAnsi="標楷體" w:cs="新細明體" w:eastAsia="標楷體"/>
                  <w:b/>
                  <w:bCs/>
                  <w:color w:val="1B1C1D"/>
                  <w:kern w:val="0"/>
                  <w:sz w:val="24"/>
                  <w:szCs w:val="24"/>
                  <w:lang w:val="en-US" w:eastAsia="zh-TW" w:bidi="ar-SA"/>
                </w:rPr>
                <w:delText xml:space="preserve">項目 </w:delText>
              </w:r>
            </w:del>
            <w:del w:id="34" w:author="Unknown Author" w:date="2025-11-22T21:34:45Z">
              <w:r>
                <w:rPr>
                  <w:rFonts w:eastAsia="標楷體" w:cs="新細明體" w:ascii="標楷體" w:hAnsi="標楷體"/>
                  <w:b/>
                  <w:bCs/>
                  <w:color w:val="1B1C1D"/>
                  <w:kern w:val="0"/>
                  <w:sz w:val="24"/>
                  <w:szCs w:val="24"/>
                  <w:lang w:val="en-US" w:eastAsia="zh-TW" w:bidi="ar-SA"/>
                </w:rPr>
                <w:delText>(Item)</w:delText>
              </w:r>
            </w:del>
          </w:p>
        </w:tc>
        <w:tc>
          <w:tcPr>
            <w:tcW w:w="7082"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del w:id="38" w:author="Unknown Author" w:date="2025-11-22T21:34:45Z"/>
              </w:rPr>
            </w:pPr>
            <w:del w:id="36" w:author="Unknown Author" w:date="2025-11-22T21:34:45Z">
              <w:r>
                <w:rPr>
                  <w:rFonts w:ascii="標楷體" w:hAnsi="標楷體" w:cs="新細明體" w:eastAsia="標楷體"/>
                  <w:b/>
                  <w:bCs/>
                  <w:color w:val="1B1C1D"/>
                  <w:kern w:val="0"/>
                  <w:sz w:val="24"/>
                  <w:szCs w:val="24"/>
                  <w:lang w:val="en-US" w:eastAsia="zh-TW" w:bidi="ar-SA"/>
                </w:rPr>
                <w:delText xml:space="preserve">內容 </w:delText>
              </w:r>
            </w:del>
            <w:del w:id="37" w:author="Unknown Author" w:date="2025-11-22T21:34:45Z">
              <w:r>
                <w:rPr>
                  <w:rFonts w:eastAsia="標楷體" w:cs="新細明體" w:ascii="標楷體" w:hAnsi="標楷體"/>
                  <w:b/>
                  <w:bCs/>
                  <w:color w:val="1B1C1D"/>
                  <w:kern w:val="0"/>
                  <w:sz w:val="24"/>
                  <w:szCs w:val="24"/>
                  <w:lang w:val="en-US" w:eastAsia="zh-TW" w:bidi="ar-SA"/>
                </w:rPr>
                <w:delText>(Content)</w:delText>
              </w:r>
            </w:del>
          </w:p>
        </w:tc>
      </w:tr>
      <w:tr>
        <w:trPr/>
        <w:tc>
          <w:tcPr>
            <w:tcW w:w="1213"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del w:id="40" w:author="Unknown Author" w:date="2025-11-22T21:34:45Z"/>
              </w:rPr>
            </w:pPr>
            <w:del w:id="39" w:author="Unknown Author" w:date="2025-11-22T21:34:45Z">
              <w:r>
                <w:rPr>
                  <w:rFonts w:ascii="標楷體" w:hAnsi="標楷體" w:cs="新細明體" w:eastAsia="標楷體"/>
                  <w:b/>
                  <w:bCs/>
                  <w:color w:val="1B1C1D"/>
                  <w:kern w:val="0"/>
                  <w:sz w:val="24"/>
                  <w:szCs w:val="24"/>
                  <w:lang w:val="en-US" w:eastAsia="zh-TW" w:bidi="ar-SA"/>
                </w:rPr>
                <w:delText>算法</w:delText>
              </w:r>
            </w:del>
          </w:p>
        </w:tc>
        <w:tc>
          <w:tcPr>
            <w:tcW w:w="7082" w:type="dxa"/>
            <w:tcBorders/>
          </w:tcPr>
          <w:p>
            <w:pPr>
              <w:pStyle w:val="Normal"/>
              <w:widowControl w:val="false"/>
              <w:spacing w:before="0" w:after="0"/>
              <w:jc w:val="left"/>
              <w:rPr>
                <w:rFonts w:ascii="標楷體" w:hAnsi="標楷體" w:eastAsia="標楷體"/>
                <w:b/>
                <w:b/>
                <w:bCs/>
                <w:del w:id="47" w:author="Unknown Author" w:date="2025-11-22T21:34:45Z"/>
              </w:rPr>
            </w:pPr>
            <w:del w:id="41" w:author="Unknown Author" w:date="2025-11-22T21:34:45Z">
              <w:r>
                <w:rPr>
                  <w:rFonts w:ascii="標楷體" w:hAnsi="標楷體" w:cs="" w:eastAsia="標楷體"/>
                  <w:b/>
                  <w:bCs/>
                  <w:kern w:val="2"/>
                  <w:sz w:val="24"/>
                  <w:szCs w:val="22"/>
                  <w:lang w:val="en-US" w:eastAsia="zh-TW" w:bidi="ar-SA"/>
                </w:rPr>
                <w:delText xml:space="preserve">卷積神經網絡 </w:delText>
              </w:r>
            </w:del>
            <w:del w:id="42" w:author="Unknown Author" w:date="2025-11-22T21:34:45Z">
              <w:r>
                <w:rPr>
                  <w:rFonts w:eastAsia="標楷體" w:cs="" w:ascii="標楷體" w:hAnsi="標楷體"/>
                  <w:b/>
                  <w:bCs/>
                  <w:kern w:val="2"/>
                  <w:sz w:val="24"/>
                  <w:szCs w:val="22"/>
                  <w:lang w:val="en-US" w:eastAsia="zh-TW" w:bidi="ar-SA"/>
                </w:rPr>
                <w:delText>(CNN)</w:delText>
              </w:r>
            </w:del>
            <w:del w:id="43" w:author="Unknown Author" w:date="2025-11-22T21:34:45Z">
              <w:r>
                <w:rPr>
                  <w:rFonts w:eastAsia="標楷體" w:cs="" w:ascii="標楷體" w:hAnsi="標楷體"/>
                  <w:kern w:val="2"/>
                  <w:sz w:val="24"/>
                  <w:szCs w:val="22"/>
                  <w:lang w:val="en-US" w:eastAsia="zh-TW" w:bidi="ar-SA"/>
                </w:rPr>
                <w:delText xml:space="preserve"> </w:delText>
              </w:r>
            </w:del>
            <w:del w:id="44" w:author="Unknown Author" w:date="2025-11-22T21:34:45Z">
              <w:r>
                <w:rPr>
                  <w:rFonts w:ascii="標楷體" w:hAnsi="標楷體" w:cs="" w:eastAsia="標楷體"/>
                  <w:kern w:val="2"/>
                  <w:sz w:val="24"/>
                  <w:szCs w:val="22"/>
                  <w:lang w:val="en-US" w:eastAsia="zh-TW" w:bidi="ar-SA"/>
                </w:rPr>
                <w:delText xml:space="preserve">或 </w:delText>
              </w:r>
            </w:del>
            <w:del w:id="45" w:author="Unknown Author" w:date="2025-11-22T21:34:45Z">
              <w:r>
                <w:rPr>
                  <w:rFonts w:eastAsia="標楷體" w:cs="" w:ascii="標楷體" w:hAnsi="標楷體"/>
                  <w:b/>
                  <w:bCs/>
                  <w:kern w:val="2"/>
                  <w:sz w:val="24"/>
                  <w:szCs w:val="22"/>
                  <w:lang w:val="en-US" w:eastAsia="zh-TW" w:bidi="ar-SA"/>
                </w:rPr>
                <w:delText xml:space="preserve">DNN + </w:delText>
              </w:r>
            </w:del>
            <w:del w:id="46" w:author="Unknown Author" w:date="2025-11-22T21:34:45Z">
              <w:r>
                <w:rPr>
                  <w:rFonts w:ascii="標楷體" w:hAnsi="標楷體" w:cs="" w:eastAsia="標楷體"/>
                  <w:b/>
                  <w:bCs/>
                  <w:kern w:val="2"/>
                  <w:sz w:val="24"/>
                  <w:szCs w:val="22"/>
                  <w:lang w:val="en-US" w:eastAsia="zh-TW" w:bidi="ar-SA"/>
                </w:rPr>
                <w:delText>特徵工程</w:delText>
              </w:r>
            </w:del>
          </w:p>
          <w:p>
            <w:pPr>
              <w:pStyle w:val="Normal"/>
              <w:widowControl w:val="false"/>
              <w:spacing w:before="0" w:after="0"/>
              <w:jc w:val="left"/>
              <w:rPr>
                <w:rFonts w:ascii="標楷體" w:hAnsi="標楷體" w:eastAsia="標楷體" w:cs="新細明體"/>
                <w:color w:val="1B1C1D"/>
                <w:kern w:val="0"/>
                <w:szCs w:val="24"/>
                <w:del w:id="53" w:author="Unknown Author" w:date="2025-11-22T21:34:45Z"/>
              </w:rPr>
            </w:pPr>
            <w:del w:id="48" w:author="Unknown Author" w:date="2025-11-22T21:34:45Z">
              <w:r>
                <w:rPr>
                  <w:rFonts w:ascii="標楷體" w:hAnsi="標楷體" w:eastAsia="標楷體"/>
                  <w:kern w:val="2"/>
                  <w:sz w:val="24"/>
                  <w:szCs w:val="22"/>
                  <w:lang w:val="en-US" w:eastAsia="zh-TW" w:bidi="ar-SA"/>
                </w:rPr>
                <w:delText xml:space="preserve">必須使用 </w:delText>
              </w:r>
            </w:del>
            <w:del w:id="49" w:author="Unknown Author" w:date="2025-11-22T21:34:45Z">
              <w:r>
                <w:rPr>
                  <w:rFonts w:eastAsia="標楷體" w:ascii="標楷體" w:hAnsi="標楷體"/>
                  <w:b/>
                  <w:bCs/>
                  <w:kern w:val="2"/>
                  <w:sz w:val="24"/>
                  <w:szCs w:val="22"/>
                  <w:lang w:val="en-US" w:eastAsia="zh-TW" w:bidi="ar-SA"/>
                </w:rPr>
                <w:delText>CNN</w:delText>
              </w:r>
            </w:del>
            <w:del w:id="50" w:author="Unknown Author" w:date="2025-11-22T21:34:45Z">
              <w:r>
                <w:rPr>
                  <w:rFonts w:ascii="標楷體" w:hAnsi="標楷體" w:eastAsia="標楷體"/>
                  <w:kern w:val="2"/>
                  <w:sz w:val="24"/>
                  <w:szCs w:val="22"/>
                  <w:lang w:val="en-US" w:eastAsia="zh-TW" w:bidi="ar-SA"/>
                </w:rPr>
                <w:delText xml:space="preserve">。如果只是輸入少數數值特徵（例如：下一個障礙物的距離），則使用 </w:delText>
              </w:r>
            </w:del>
            <w:del w:id="51" w:author="Unknown Author" w:date="2025-11-22T21:34:45Z">
              <w:r>
                <w:rPr>
                  <w:rFonts w:eastAsia="標楷體" w:ascii="標楷體" w:hAnsi="標楷體"/>
                  <w:kern w:val="2"/>
                  <w:sz w:val="24"/>
                  <w:szCs w:val="22"/>
                  <w:lang w:val="en-US" w:eastAsia="zh-TW" w:bidi="ar-SA"/>
                </w:rPr>
                <w:delText>DNN</w:delText>
              </w:r>
            </w:del>
            <w:del w:id="52" w:author="Unknown Author" w:date="2025-11-22T21:34:45Z">
              <w:r>
                <w:rPr>
                  <w:rFonts w:ascii="標楷體" w:hAnsi="標楷體" w:eastAsia="標楷體"/>
                  <w:kern w:val="2"/>
                  <w:sz w:val="24"/>
                  <w:szCs w:val="22"/>
                  <w:lang w:val="en-US" w:eastAsia="zh-TW" w:bidi="ar-SA"/>
                </w:rPr>
                <w:delText>。</w:delText>
              </w:r>
            </w:del>
          </w:p>
        </w:tc>
      </w:tr>
      <w:tr>
        <w:trPr/>
        <w:tc>
          <w:tcPr>
            <w:tcW w:w="1213"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del w:id="55" w:author="Unknown Author" w:date="2025-11-22T21:34:45Z"/>
              </w:rPr>
            </w:pPr>
            <w:del w:id="54" w:author="Unknown Author" w:date="2025-11-22T21:34:45Z">
              <w:r>
                <w:rPr>
                  <w:rFonts w:ascii="標楷體" w:hAnsi="標楷體" w:cs="新細明體" w:eastAsia="標楷體"/>
                  <w:b/>
                  <w:bCs/>
                  <w:color w:val="1B1C1D"/>
                  <w:kern w:val="0"/>
                  <w:sz w:val="24"/>
                  <w:szCs w:val="24"/>
                  <w:lang w:val="en-US" w:eastAsia="zh-TW" w:bidi="ar-SA"/>
                </w:rPr>
                <w:delText>任務類型</w:delText>
              </w:r>
            </w:del>
          </w:p>
        </w:tc>
        <w:tc>
          <w:tcPr>
            <w:tcW w:w="7082" w:type="dxa"/>
            <w:tcBorders/>
          </w:tcPr>
          <w:p>
            <w:pPr>
              <w:pStyle w:val="Normal"/>
              <w:widowControl w:val="false"/>
              <w:spacing w:before="0" w:after="0"/>
              <w:jc w:val="left"/>
              <w:rPr>
                <w:rFonts w:ascii="標楷體" w:hAnsi="標楷體" w:eastAsia="標楷體" w:cs="新細明體"/>
                <w:color w:val="1B1C1D"/>
                <w:kern w:val="0"/>
                <w:szCs w:val="24"/>
                <w:del w:id="59" w:author="Unknown Author" w:date="2025-11-22T21:34:45Z"/>
              </w:rPr>
            </w:pPr>
            <w:del w:id="56" w:author="Unknown Author" w:date="2025-11-22T21:34:45Z">
              <w:r>
                <w:rPr>
                  <w:rFonts w:ascii="標楷體" w:hAnsi="標楷體" w:cs="新細明體" w:eastAsia="標楷體"/>
                  <w:b/>
                  <w:bCs/>
                  <w:color w:val="1B1C1D"/>
                  <w:kern w:val="0"/>
                  <w:sz w:val="24"/>
                  <w:szCs w:val="24"/>
                  <w:lang w:val="en-US" w:eastAsia="zh-TW" w:bidi="ar-SA"/>
                </w:rPr>
                <w:delText xml:space="preserve">監督式學習 </w:delText>
              </w:r>
            </w:del>
            <w:del w:id="57" w:author="Unknown Author" w:date="2025-11-22T21:34:45Z">
              <w:r>
                <w:rPr>
                  <w:rFonts w:eastAsia="標楷體" w:cs="新細明體" w:ascii="標楷體" w:hAnsi="標楷體"/>
                  <w:b/>
                  <w:bCs/>
                  <w:color w:val="1B1C1D"/>
                  <w:kern w:val="0"/>
                  <w:sz w:val="24"/>
                  <w:szCs w:val="24"/>
                  <w:lang w:val="en-US" w:eastAsia="zh-TW" w:bidi="ar-SA"/>
                </w:rPr>
                <w:delText xml:space="preserve">(Supervised Learning) / </w:delText>
              </w:r>
            </w:del>
            <w:del w:id="58" w:author="Unknown Author" w:date="2025-11-22T21:34:45Z">
              <w:r>
                <w:rPr>
                  <w:rFonts w:ascii="標楷體" w:hAnsi="標楷體" w:cs="新細明體" w:eastAsia="標楷體"/>
                  <w:b/>
                  <w:bCs/>
                  <w:color w:val="1B1C1D"/>
                  <w:kern w:val="0"/>
                  <w:sz w:val="24"/>
                  <w:szCs w:val="24"/>
                  <w:lang w:val="en-US" w:eastAsia="zh-TW" w:bidi="ar-SA"/>
                </w:rPr>
                <w:delText>分類</w:delText>
              </w:r>
            </w:del>
          </w:p>
        </w:tc>
      </w:tr>
      <w:tr>
        <w:trPr/>
        <w:tc>
          <w:tcPr>
            <w:tcW w:w="1213"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del w:id="61" w:author="Unknown Author" w:date="2025-11-22T21:34:45Z"/>
              </w:rPr>
            </w:pPr>
            <w:del w:id="60" w:author="Unknown Author" w:date="2025-11-22T21:34:45Z">
              <w:r>
                <w:rPr>
                  <w:rFonts w:ascii="標楷體" w:hAnsi="標楷體" w:cs="新細明體" w:eastAsia="標楷體"/>
                  <w:b/>
                  <w:bCs/>
                  <w:color w:val="1B1C1D"/>
                  <w:kern w:val="0"/>
                  <w:sz w:val="24"/>
                  <w:szCs w:val="24"/>
                  <w:lang w:val="en-US" w:eastAsia="zh-TW" w:bidi="ar-SA"/>
                </w:rPr>
                <w:delText>訓練數據</w:delText>
              </w:r>
            </w:del>
          </w:p>
        </w:tc>
        <w:tc>
          <w:tcPr>
            <w:tcW w:w="7082" w:type="dxa"/>
            <w:tcBorders/>
          </w:tcPr>
          <w:p>
            <w:pPr>
              <w:pStyle w:val="Normal"/>
              <w:widowControl w:val="false"/>
              <w:spacing w:before="0" w:after="0"/>
              <w:jc w:val="left"/>
              <w:rPr>
                <w:rFonts w:ascii="標楷體" w:hAnsi="標楷體" w:eastAsia="標楷體" w:cs="新細明體"/>
                <w:kern w:val="0"/>
                <w:szCs w:val="24"/>
                <w:del w:id="78" w:author="Unknown Author" w:date="2025-11-22T21:34:45Z"/>
              </w:rPr>
            </w:pPr>
            <w:del w:id="62" w:author="Unknown Author" w:date="2025-11-22T21:34:45Z">
              <w:r>
                <w:rPr>
                  <w:rFonts w:eastAsia="標楷體" w:cs="新細明體" w:ascii="標楷體" w:hAnsi="標楷體"/>
                  <w:kern w:val="0"/>
                  <w:sz w:val="24"/>
                  <w:szCs w:val="24"/>
                  <w:lang w:val="en-US" w:eastAsia="zh-TW" w:bidi="ar-SA"/>
                </w:rPr>
                <w:delText xml:space="preserve">(S_i, A_i) </w:delText>
              </w:r>
            </w:del>
            <w:del w:id="63" w:author="Unknown Author" w:date="2025-11-22T21:34:45Z">
              <w:r>
                <w:rPr>
                  <w:rFonts w:ascii="標楷體" w:hAnsi="標楷體" w:cs="新細明體" w:eastAsia="標楷體"/>
                  <w:kern w:val="0"/>
                  <w:sz w:val="24"/>
                  <w:szCs w:val="24"/>
                  <w:lang w:val="en-US" w:eastAsia="zh-TW" w:bidi="ar-SA"/>
                </w:rPr>
                <w:delText xml:space="preserve">對，其中 </w:delText>
              </w:r>
            </w:del>
            <w:del w:id="64" w:author="Unknown Author" w:date="2025-11-22T21:34:45Z">
              <w:r>
                <w:rPr>
                  <w:rFonts w:eastAsia="標楷體" w:cs="新細明體" w:ascii="標楷體" w:hAnsi="標楷體"/>
                  <w:kern w:val="0"/>
                  <w:sz w:val="24"/>
                  <w:szCs w:val="24"/>
                  <w:lang w:val="en-US" w:eastAsia="zh-TW" w:bidi="ar-SA"/>
                </w:rPr>
                <w:delText xml:space="preserve">S_i </w:delText>
              </w:r>
            </w:del>
            <w:del w:id="65" w:author="Unknown Author" w:date="2025-11-22T21:34:45Z">
              <w:r>
                <w:rPr>
                  <w:rFonts w:ascii="標楷體" w:hAnsi="標楷體" w:cs="新細明體" w:eastAsia="標楷體"/>
                  <w:kern w:val="0"/>
                  <w:sz w:val="24"/>
                  <w:szCs w:val="24"/>
                  <w:lang w:val="en-US" w:eastAsia="zh-TW" w:bidi="ar-SA"/>
                </w:rPr>
                <w:delText>是</w:delText>
              </w:r>
            </w:del>
            <w:del w:id="66" w:author="Unknown Author" w:date="2025-11-22T21:34:45Z">
              <w:r>
                <w:rPr>
                  <w:rFonts w:ascii="標楷體" w:hAnsi="標楷體" w:cs="新細明體" w:eastAsia="標楷體"/>
                  <w:b/>
                  <w:bCs/>
                  <w:kern w:val="0"/>
                  <w:sz w:val="24"/>
                  <w:szCs w:val="24"/>
                  <w:lang w:val="en-US" w:eastAsia="zh-TW" w:bidi="ar-SA"/>
                </w:rPr>
                <w:delText>遊戲畫面</w:delText>
              </w:r>
            </w:del>
            <w:del w:id="67" w:author="Unknown Author" w:date="2025-11-22T21:34:45Z">
              <w:r>
                <w:rPr>
                  <w:rFonts w:ascii="標楷體" w:hAnsi="標楷體" w:cs="新細明體" w:eastAsia="標楷體"/>
                  <w:kern w:val="0"/>
                  <w:sz w:val="24"/>
                  <w:szCs w:val="24"/>
                  <w:lang w:val="en-US" w:eastAsia="zh-TW" w:bidi="ar-SA"/>
                </w:rPr>
                <w:delText>或</w:delText>
              </w:r>
            </w:del>
            <w:del w:id="68" w:author="Unknown Author" w:date="2025-11-22T21:34:45Z">
              <w:r>
                <w:rPr>
                  <w:rFonts w:ascii="標楷體" w:hAnsi="標楷體" w:cs="新細明體" w:eastAsia="標楷體"/>
                  <w:b/>
                  <w:bCs/>
                  <w:kern w:val="0"/>
                  <w:sz w:val="24"/>
                  <w:szCs w:val="24"/>
                  <w:lang w:val="en-US" w:eastAsia="zh-TW" w:bidi="ar-SA"/>
                </w:rPr>
                <w:delText>數值特徵</w:delText>
              </w:r>
            </w:del>
            <w:del w:id="69" w:author="Unknown Author" w:date="2025-11-22T21:34:45Z">
              <w:r>
                <w:rPr>
                  <w:rFonts w:ascii="標楷體" w:hAnsi="標楷體" w:cs="新細明體" w:eastAsia="標楷體"/>
                  <w:kern w:val="0"/>
                  <w:sz w:val="24"/>
                  <w:szCs w:val="24"/>
                  <w:lang w:val="en-US" w:eastAsia="zh-TW" w:bidi="ar-SA"/>
                </w:rPr>
                <w:delText>；</w:delText>
              </w:r>
            </w:del>
            <w:del w:id="70" w:author="Unknown Author" w:date="2025-11-22T21:34:45Z">
              <w:r>
                <w:rPr>
                  <w:rFonts w:eastAsia="標楷體" w:cs="新細明體" w:ascii="標楷體" w:hAnsi="標楷體"/>
                  <w:kern w:val="0"/>
                  <w:sz w:val="24"/>
                  <w:szCs w:val="24"/>
                  <w:lang w:val="en-US" w:eastAsia="zh-TW" w:bidi="ar-SA"/>
                </w:rPr>
                <w:delText>A_i$</w:delText>
              </w:r>
            </w:del>
            <w:del w:id="71" w:author="Unknown Author" w:date="2025-11-22T21:34:45Z">
              <w:r>
                <w:rPr>
                  <w:rFonts w:ascii="標楷體" w:hAnsi="標楷體" w:cs="新細明體" w:eastAsia="標楷體"/>
                  <w:kern w:val="0"/>
                  <w:sz w:val="24"/>
                  <w:szCs w:val="24"/>
                  <w:lang w:val="en-US" w:eastAsia="zh-TW" w:bidi="ar-SA"/>
                </w:rPr>
                <w:delText>是</w:delText>
              </w:r>
            </w:del>
            <w:del w:id="72" w:author="Unknown Author" w:date="2025-11-22T21:34:45Z">
              <w:r>
                <w:rPr>
                  <w:rFonts w:ascii="標楷體" w:hAnsi="標楷體" w:cs="新細明體" w:eastAsia="標楷體"/>
                  <w:b/>
                  <w:bCs/>
                  <w:kern w:val="0"/>
                  <w:sz w:val="24"/>
                  <w:szCs w:val="24"/>
                  <w:lang w:val="en-US" w:eastAsia="zh-TW" w:bidi="ar-SA"/>
                </w:rPr>
                <w:delText>專家採取的動作標籤</w:delText>
              </w:r>
            </w:del>
            <w:del w:id="73" w:author="Unknown Author" w:date="2025-11-22T21:34:45Z">
              <w:r>
                <w:rPr>
                  <w:rFonts w:ascii="標楷體" w:hAnsi="標楷體" w:cs="新細明體" w:eastAsia="標楷體"/>
                  <w:kern w:val="0"/>
                  <w:sz w:val="24"/>
                  <w:szCs w:val="24"/>
                  <w:lang w:val="en-US" w:eastAsia="zh-TW" w:bidi="ar-SA"/>
                </w:rPr>
                <w:delText>（</w:delText>
              </w:r>
            </w:del>
            <w:del w:id="74" w:author="Unknown Author" w:date="2025-11-22T21:34:45Z">
              <w:r>
                <w:rPr>
                  <w:rFonts w:ascii="標楷體" w:hAnsi="標楷體" w:cs="細明體" w:eastAsia="標楷體"/>
                  <w:kern w:val="0"/>
                  <w:sz w:val="24"/>
                  <w:szCs w:val="24"/>
                  <w:lang w:val="en-US" w:eastAsia="zh-TW" w:bidi="ar-SA"/>
                </w:rPr>
                <w:delText>跳躍</w:delText>
              </w:r>
            </w:del>
            <w:del w:id="75" w:author="Unknown Author" w:date="2025-11-22T21:34:45Z">
              <w:r>
                <w:rPr>
                  <w:rFonts w:ascii="標楷體" w:hAnsi="標楷體" w:cs="新細明體" w:eastAsia="標楷體"/>
                  <w:kern w:val="0"/>
                  <w:sz w:val="24"/>
                  <w:szCs w:val="24"/>
                  <w:lang w:val="en-US" w:eastAsia="zh-TW" w:bidi="ar-SA"/>
                </w:rPr>
                <w:delText>、</w:delText>
              </w:r>
            </w:del>
            <w:del w:id="76" w:author="Unknown Author" w:date="2025-11-22T21:34:45Z">
              <w:r>
                <w:rPr>
                  <w:rFonts w:ascii="標楷體" w:hAnsi="標楷體" w:cs="細明體" w:eastAsia="標楷體"/>
                  <w:kern w:val="0"/>
                  <w:sz w:val="24"/>
                  <w:szCs w:val="24"/>
                  <w:lang w:val="en-US" w:eastAsia="zh-TW" w:bidi="ar-SA"/>
                </w:rPr>
                <w:delText>攻擊</w:delText>
              </w:r>
            </w:del>
            <w:del w:id="77" w:author="Unknown Author" w:date="2025-11-22T21:34:45Z">
              <w:r>
                <w:rPr>
                  <w:rFonts w:ascii="標楷體" w:hAnsi="標楷體" w:cs="新細明體" w:eastAsia="標楷體"/>
                  <w:kern w:val="0"/>
                  <w:sz w:val="24"/>
                  <w:szCs w:val="24"/>
                  <w:lang w:val="en-US" w:eastAsia="zh-TW" w:bidi="ar-SA"/>
                </w:rPr>
                <w:delText>、特殊道具）。</w:delText>
              </w:r>
            </w:del>
          </w:p>
          <w:p>
            <w:pPr>
              <w:pStyle w:val="Normal"/>
              <w:widowControl w:val="false"/>
              <w:spacing w:before="0" w:after="0"/>
              <w:jc w:val="left"/>
              <w:rPr>
                <w:rFonts w:ascii="標楷體" w:hAnsi="標楷體" w:eastAsia="標楷體" w:cs="新細明體"/>
                <w:color w:val="1B1C1D"/>
                <w:kern w:val="0"/>
                <w:szCs w:val="24"/>
                <w:del w:id="80" w:author="Unknown Author" w:date="2025-11-22T21:34:45Z"/>
              </w:rPr>
            </w:pPr>
            <w:del w:id="79" w:author="Unknown Author" w:date="2025-11-22T21:34:45Z">
              <w:r>
                <w:rPr>
                  <w:rFonts w:eastAsia="標楷體" w:cs="新細明體" w:ascii="標楷體" w:hAnsi="標楷體"/>
                  <w:color w:val="1B1C1D"/>
                  <w:kern w:val="2"/>
                  <w:sz w:val="24"/>
                  <w:szCs w:val="22"/>
                  <w:lang w:val="en-US" w:eastAsia="zh-TW" w:bidi="ar-SA"/>
                </w:rPr>
              </w:r>
            </w:del>
          </w:p>
        </w:tc>
      </w:tr>
      <w:tr>
        <w:trPr/>
        <w:tc>
          <w:tcPr>
            <w:tcW w:w="1213"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del w:id="82" w:author="Unknown Author" w:date="2025-11-22T21:34:45Z"/>
              </w:rPr>
            </w:pPr>
            <w:del w:id="81" w:author="Unknown Author" w:date="2025-11-22T21:34:45Z">
              <w:r>
                <w:rPr>
                  <w:rFonts w:ascii="標楷體" w:hAnsi="標楷體" w:cs="新細明體" w:eastAsia="標楷體"/>
                  <w:b/>
                  <w:bCs/>
                  <w:color w:val="1B1C1D"/>
                  <w:kern w:val="0"/>
                  <w:sz w:val="24"/>
                  <w:szCs w:val="24"/>
                  <w:lang w:val="en-US" w:eastAsia="zh-TW" w:bidi="ar-SA"/>
                </w:rPr>
                <w:delText>輸出</w:delText>
              </w:r>
            </w:del>
          </w:p>
        </w:tc>
        <w:tc>
          <w:tcPr>
            <w:tcW w:w="7082" w:type="dxa"/>
            <w:tcBorders/>
          </w:tcPr>
          <w:p>
            <w:pPr>
              <w:pStyle w:val="Normal"/>
              <w:widowControl w:val="false"/>
              <w:spacing w:before="0" w:after="0"/>
              <w:jc w:val="left"/>
              <w:rPr>
                <w:rFonts w:ascii="標楷體" w:hAnsi="標楷體" w:eastAsia="標楷體" w:cs="新細明體"/>
                <w:color w:val="1B1C1D"/>
                <w:kern w:val="0"/>
                <w:szCs w:val="24"/>
                <w:del w:id="86" w:author="Unknown Author" w:date="2025-11-22T21:34:45Z"/>
              </w:rPr>
            </w:pPr>
            <w:del w:id="83" w:author="Unknown Author" w:date="2025-11-22T21:34:45Z">
              <w:r>
                <w:rPr>
                  <w:rFonts w:ascii="標楷體" w:hAnsi="標楷體" w:cs="新細明體" w:eastAsia="標楷體"/>
                  <w:color w:val="1B1C1D"/>
                  <w:kern w:val="0"/>
                  <w:sz w:val="24"/>
                  <w:szCs w:val="24"/>
                  <w:lang w:val="en-US" w:eastAsia="zh-TW" w:bidi="ar-SA"/>
                </w:rPr>
                <w:delText>動作的</w:delText>
              </w:r>
            </w:del>
            <w:del w:id="84" w:author="Unknown Author" w:date="2025-11-22T21:34:45Z">
              <w:r>
                <w:rPr>
                  <w:rFonts w:ascii="標楷體" w:hAnsi="標楷體" w:cs="新細明體" w:eastAsia="標楷體"/>
                  <w:b/>
                  <w:bCs/>
                  <w:color w:val="1B1C1D"/>
                  <w:kern w:val="0"/>
                  <w:sz w:val="24"/>
                  <w:szCs w:val="24"/>
                  <w:lang w:val="en-US" w:eastAsia="zh-TW" w:bidi="ar-SA"/>
                </w:rPr>
                <w:delText>概率分佈</w:delText>
              </w:r>
            </w:del>
            <w:del w:id="85" w:author="Unknown Author" w:date="2025-11-22T21:34:45Z">
              <w:r>
                <w:rPr>
                  <w:rFonts w:ascii="標楷體" w:hAnsi="標楷體" w:cs="新細明體" w:eastAsia="標楷體"/>
                  <w:color w:val="1B1C1D"/>
                  <w:kern w:val="0"/>
                  <w:sz w:val="24"/>
                  <w:szCs w:val="24"/>
                  <w:lang w:val="en-US" w:eastAsia="zh-TW" w:bidi="ar-SA"/>
                </w:rPr>
                <w:delText>（跳躍，不動，特殊道具）。</w:delText>
              </w:r>
            </w:del>
          </w:p>
        </w:tc>
      </w:tr>
      <w:tr>
        <w:trPr/>
        <w:tc>
          <w:tcPr>
            <w:tcW w:w="1213"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del w:id="88" w:author="Unknown Author" w:date="2025-11-22T21:34:45Z"/>
              </w:rPr>
            </w:pPr>
            <w:del w:id="87" w:author="Unknown Author" w:date="2025-11-22T21:34:45Z">
              <w:r>
                <w:rPr>
                  <w:rFonts w:eastAsia="標楷體" w:cs="新細明體" w:ascii="標楷體" w:hAnsi="標楷體"/>
                  <w:b/>
                  <w:bCs/>
                  <w:color w:val="1B1C1D"/>
                  <w:kern w:val="0"/>
                  <w:sz w:val="24"/>
                  <w:szCs w:val="24"/>
                  <w:lang w:val="en-US" w:eastAsia="zh-TW" w:bidi="ar-SA"/>
                </w:rPr>
                <w:delText>Loss Function</w:delText>
              </w:r>
            </w:del>
          </w:p>
        </w:tc>
        <w:tc>
          <w:tcPr>
            <w:tcW w:w="7082" w:type="dxa"/>
            <w:tcBorders/>
          </w:tcPr>
          <w:p>
            <w:pPr>
              <w:pStyle w:val="Normal"/>
              <w:widowControl w:val="false"/>
              <w:spacing w:before="0" w:after="0"/>
              <w:jc w:val="left"/>
              <w:rPr>
                <w:rFonts w:ascii="標楷體" w:hAnsi="標楷體" w:eastAsia="標楷體" w:cs="新細明體"/>
                <w:color w:val="1B1C1D"/>
                <w:kern w:val="0"/>
                <w:szCs w:val="24"/>
                <w:del w:id="91" w:author="Unknown Author" w:date="2025-11-22T21:34:45Z"/>
              </w:rPr>
            </w:pPr>
            <w:del w:id="89" w:author="Unknown Author" w:date="2025-11-22T21:34:45Z">
              <w:r>
                <w:rPr>
                  <w:rFonts w:ascii="標楷體" w:hAnsi="標楷體" w:cs="新細明體" w:eastAsia="標楷體"/>
                  <w:b/>
                  <w:bCs/>
                  <w:color w:val="1B1C1D"/>
                  <w:kern w:val="0"/>
                  <w:sz w:val="24"/>
                  <w:szCs w:val="24"/>
                  <w:lang w:val="en-US" w:eastAsia="zh-TW" w:bidi="ar-SA"/>
                </w:rPr>
                <w:delText xml:space="preserve">交叉熵損失 </w:delText>
              </w:r>
            </w:del>
            <w:del w:id="90" w:author="Unknown Author" w:date="2025-11-22T21:34:45Z">
              <w:r>
                <w:rPr>
                  <w:rFonts w:eastAsia="標楷體" w:cs="新細明體" w:ascii="標楷體" w:hAnsi="標楷體"/>
                  <w:b/>
                  <w:bCs/>
                  <w:color w:val="1B1C1D"/>
                  <w:kern w:val="0"/>
                  <w:sz w:val="24"/>
                  <w:szCs w:val="24"/>
                  <w:lang w:val="en-US" w:eastAsia="zh-TW" w:bidi="ar-SA"/>
                </w:rPr>
                <w:delText>(Cross-Entropy Loss)</w:delText>
              </w:r>
            </w:del>
          </w:p>
        </w:tc>
      </w:tr>
      <w:tr>
        <w:trPr/>
        <w:tc>
          <w:tcPr>
            <w:tcW w:w="1213" w:type="dxa"/>
            <w:tcBorders/>
            <w:shd w:color="auto" w:fill="E7E6E6" w:themeFill="background2" w:val="clear"/>
            <w:vAlign w:val="center"/>
          </w:tcPr>
          <w:p>
            <w:pPr>
              <w:pStyle w:val="Normal"/>
              <w:widowControl w:val="false"/>
              <w:spacing w:before="0" w:after="0"/>
              <w:jc w:val="center"/>
              <w:rPr>
                <w:rFonts w:ascii="標楷體" w:hAnsi="標楷體" w:eastAsia="標楷體" w:cs="新細明體"/>
                <w:color w:val="1B1C1D"/>
                <w:kern w:val="0"/>
                <w:szCs w:val="24"/>
                <w:del w:id="93" w:author="Unknown Author" w:date="2025-11-22T21:34:45Z"/>
              </w:rPr>
            </w:pPr>
            <w:del w:id="92" w:author="Unknown Author" w:date="2025-11-22T21:34:45Z">
              <w:r>
                <w:rPr>
                  <w:rFonts w:ascii="標楷體" w:hAnsi="標楷體" w:cs="新細明體" w:eastAsia="標楷體"/>
                  <w:b/>
                  <w:bCs/>
                  <w:color w:val="1B1C1D"/>
                  <w:kern w:val="0"/>
                  <w:sz w:val="24"/>
                  <w:szCs w:val="24"/>
                  <w:lang w:val="en-US" w:eastAsia="zh-TW" w:bidi="ar-SA"/>
                </w:rPr>
                <w:delText>公式</w:delText>
              </w:r>
            </w:del>
          </w:p>
        </w:tc>
        <w:tc>
          <w:tcPr>
            <w:tcW w:w="7082" w:type="dxa"/>
            <w:tcBorders/>
          </w:tcPr>
          <w:p>
            <w:pPr>
              <w:pStyle w:val="Normal"/>
              <w:widowControl w:val="false"/>
              <w:spacing w:beforeAutospacing="1" w:after="0"/>
              <w:jc w:val="left"/>
              <w:rPr>
                <w:rFonts w:ascii="標楷體" w:hAnsi="標楷體" w:eastAsia="標楷體" w:cs="新細明體"/>
                <w:color w:val="1B1C1D"/>
                <w:kern w:val="0"/>
                <w:szCs w:val="24"/>
                <w:del w:id="95" w:author="Unknown Author" w:date="2025-11-22T21:34:45Z"/>
              </w:rPr>
            </w:pPr>
            <w:del w:id="94" w:author="Unknown Author" w:date="2025-11-22T21:34:45Z">
              <w:r>
                <w:rPr>
                  <w:kern w:val="2"/>
                  <w:sz w:val="24"/>
                  <w:szCs w:val="22"/>
                  <w:lang w:val="en-US" w:eastAsia="zh-TW" w:bidi="ar-SA"/>
                </w:rPr>
                <w:drawing>
                  <wp:inline distT="0" distB="0" distL="0" distR="0">
                    <wp:extent cx="4163060" cy="933450"/>
                    <wp:effectExtent l="0" t="0" r="0" b="0"/>
                    <wp:docPr id="10" name="圖片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9" descr=""/>
                            <pic:cNvPicPr>
                              <a:picLocks noChangeAspect="1" noChangeArrowheads="1"/>
                            </pic:cNvPicPr>
                          </pic:nvPicPr>
                          <pic:blipFill>
                            <a:blip r:embed="rId14"/>
                            <a:stretch>
                              <a:fillRect/>
                            </a:stretch>
                          </pic:blipFill>
                          <pic:spPr bwMode="auto">
                            <a:xfrm>
                              <a:off x="0" y="0"/>
                              <a:ext cx="4163060" cy="933450"/>
                            </a:xfrm>
                            <a:prstGeom prst="rect">
                              <a:avLst/>
                            </a:prstGeom>
                          </pic:spPr>
                        </pic:pic>
                      </a:graphicData>
                    </a:graphic>
                  </wp:inline>
                </w:drawing>
              </w:r>
            </w:del>
          </w:p>
        </w:tc>
      </w:tr>
    </w:tbl>
    <w:p>
      <w:pPr>
        <w:pStyle w:val="Normal"/>
        <w:widowControl/>
        <w:rPr>
          <w:rFonts w:ascii="標楷體" w:hAnsi="標楷體" w:eastAsia="標楷體"/>
          <w:del w:id="97" w:author="Unknown Author" w:date="2025-11-22T21:34:45Z"/>
        </w:rPr>
      </w:pPr>
      <w:del w:id="96" w:author="Unknown Author" w:date="2025-11-22T21:34:45Z">
        <w:r>
          <w:rPr>
            <w:rFonts w:eastAsia="標楷體" w:ascii="標楷體" w:hAnsi="標楷體"/>
          </w:rPr>
        </w:r>
      </w:del>
    </w:p>
    <w:tbl>
      <w:tblPr>
        <w:tblStyle w:val="a6"/>
        <w:tblW w:w="82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05"/>
        <w:gridCol w:w="4190"/>
      </w:tblGrid>
      <w:tr>
        <w:trPr/>
        <w:tc>
          <w:tcPr>
            <w:tcW w:w="4105" w:type="dxa"/>
            <w:tcBorders/>
            <w:shd w:color="auto" w:fill="E7E6E6" w:themeFill="background2" w:val="clear"/>
            <w:vAlign w:val="center"/>
          </w:tcPr>
          <w:p>
            <w:pPr>
              <w:pStyle w:val="Normal"/>
              <w:widowControl w:val="false"/>
              <w:spacing w:before="0" w:after="0"/>
              <w:jc w:val="both"/>
              <w:rPr>
                <w:rFonts w:ascii="標楷體" w:hAnsi="標楷體" w:eastAsia="標楷體" w:cs="新細明體"/>
                <w:color w:val="1B1C1D"/>
                <w:kern w:val="0"/>
                <w:szCs w:val="24"/>
                <w:del w:id="100" w:author="Unknown Author" w:date="2025-11-22T21:34:45Z"/>
              </w:rPr>
            </w:pPr>
            <w:del w:id="98" w:author="Unknown Author" w:date="2025-11-22T21:34:45Z">
              <w:r>
                <w:rPr>
                  <w:rFonts w:ascii="標楷體" w:hAnsi="標楷體" w:cs="新細明體" w:eastAsia="標楷體"/>
                  <w:b/>
                  <w:bCs/>
                  <w:color w:val="1B1C1D"/>
                  <w:kern w:val="0"/>
                  <w:sz w:val="24"/>
                  <w:szCs w:val="24"/>
                  <w:lang w:val="en-US" w:eastAsia="zh-TW" w:bidi="ar-SA"/>
                </w:rPr>
                <w:delText xml:space="preserve">優點 </w:delText>
              </w:r>
            </w:del>
            <w:del w:id="99" w:author="Unknown Author" w:date="2025-11-22T21:34:45Z">
              <w:r>
                <w:rPr>
                  <w:rFonts w:eastAsia="標楷體" w:cs="新細明體" w:ascii="標楷體" w:hAnsi="標楷體"/>
                  <w:b/>
                  <w:bCs/>
                  <w:color w:val="1B1C1D"/>
                  <w:kern w:val="0"/>
                  <w:sz w:val="24"/>
                  <w:szCs w:val="24"/>
                  <w:lang w:val="en-US" w:eastAsia="zh-TW" w:bidi="ar-SA"/>
                </w:rPr>
                <w:delText>(Pros)</w:delText>
              </w:r>
            </w:del>
          </w:p>
        </w:tc>
        <w:tc>
          <w:tcPr>
            <w:tcW w:w="4190" w:type="dxa"/>
            <w:tcBorders/>
            <w:shd w:color="auto" w:fill="E7E6E6" w:themeFill="background2" w:val="clear"/>
            <w:vAlign w:val="center"/>
          </w:tcPr>
          <w:p>
            <w:pPr>
              <w:pStyle w:val="Normal"/>
              <w:widowControl w:val="false"/>
              <w:spacing w:before="0" w:after="0"/>
              <w:jc w:val="both"/>
              <w:rPr>
                <w:rFonts w:ascii="標楷體" w:hAnsi="標楷體" w:eastAsia="標楷體" w:cs="新細明體"/>
                <w:color w:val="1B1C1D"/>
                <w:kern w:val="0"/>
                <w:szCs w:val="24"/>
                <w:del w:id="103" w:author="Unknown Author" w:date="2025-11-22T21:34:45Z"/>
              </w:rPr>
            </w:pPr>
            <w:del w:id="101" w:author="Unknown Author" w:date="2025-11-22T21:34:45Z">
              <w:r>
                <w:rPr>
                  <w:rFonts w:ascii="標楷體" w:hAnsi="標楷體" w:cs="新細明體" w:eastAsia="標楷體"/>
                  <w:b/>
                  <w:bCs/>
                  <w:color w:val="1B1C1D"/>
                  <w:kern w:val="0"/>
                  <w:sz w:val="24"/>
                  <w:szCs w:val="24"/>
                  <w:lang w:val="en-US" w:eastAsia="zh-TW" w:bidi="ar-SA"/>
                </w:rPr>
                <w:delText xml:space="preserve">缺點 </w:delText>
              </w:r>
            </w:del>
            <w:del w:id="102" w:author="Unknown Author" w:date="2025-11-22T21:34:45Z">
              <w:r>
                <w:rPr>
                  <w:rFonts w:eastAsia="標楷體" w:cs="新細明體" w:ascii="標楷體" w:hAnsi="標楷體"/>
                  <w:b/>
                  <w:bCs/>
                  <w:color w:val="1B1C1D"/>
                  <w:kern w:val="0"/>
                  <w:sz w:val="24"/>
                  <w:szCs w:val="24"/>
                  <w:lang w:val="en-US" w:eastAsia="zh-TW" w:bidi="ar-SA"/>
                </w:rPr>
                <w:delText>(Cons)</w:delText>
              </w:r>
            </w:del>
          </w:p>
        </w:tc>
      </w:tr>
      <w:tr>
        <w:trPr/>
        <w:tc>
          <w:tcPr>
            <w:tcW w:w="4105" w:type="dxa"/>
            <w:tcBorders/>
            <w:vAlign w:val="center"/>
          </w:tcPr>
          <w:p>
            <w:pPr>
              <w:pStyle w:val="Normal"/>
              <w:widowControl w:val="false"/>
              <w:spacing w:before="0" w:after="0"/>
              <w:jc w:val="both"/>
              <w:rPr>
                <w:rFonts w:ascii="標楷體" w:hAnsi="標楷體" w:eastAsia="標楷體" w:cs="新細明體"/>
                <w:color w:val="1B1C1D"/>
                <w:kern w:val="0"/>
                <w:szCs w:val="24"/>
                <w:del w:id="106" w:author="Unknown Author" w:date="2025-11-22T21:34:45Z"/>
              </w:rPr>
            </w:pPr>
            <w:del w:id="104" w:author="Unknown Author" w:date="2025-11-22T21:34:45Z">
              <w:r>
                <w:rPr>
                  <w:rFonts w:ascii="標楷體" w:hAnsi="標楷體" w:cs="新細明體" w:eastAsia="標楷體"/>
                  <w:b/>
                  <w:bCs/>
                  <w:color w:val="1B1C1D"/>
                  <w:kern w:val="0"/>
                  <w:sz w:val="24"/>
                  <w:szCs w:val="24"/>
                  <w:lang w:val="en-US" w:eastAsia="zh-TW" w:bidi="ar-SA"/>
                </w:rPr>
                <w:delText>訓練速度快</w:delText>
              </w:r>
            </w:del>
            <w:del w:id="105" w:author="Unknown Author" w:date="2025-11-22T21:34:45Z">
              <w:r>
                <w:rPr>
                  <w:rFonts w:ascii="標楷體" w:hAnsi="標楷體" w:cs="新細明體" w:eastAsia="標楷體"/>
                  <w:color w:val="1B1C1D"/>
                  <w:kern w:val="0"/>
                  <w:sz w:val="24"/>
                  <w:szCs w:val="24"/>
                  <w:lang w:val="en-US" w:eastAsia="zh-TW" w:bidi="ar-SA"/>
                </w:rPr>
                <w:delText>：直接使用已標註的數據進行梯度下降，訓練收斂速度快。</w:delText>
              </w:r>
            </w:del>
          </w:p>
        </w:tc>
        <w:tc>
          <w:tcPr>
            <w:tcW w:w="4190" w:type="dxa"/>
            <w:tcBorders/>
            <w:vAlign w:val="center"/>
          </w:tcPr>
          <w:p>
            <w:pPr>
              <w:pStyle w:val="Normal"/>
              <w:widowControl w:val="false"/>
              <w:spacing w:before="0" w:after="0"/>
              <w:jc w:val="both"/>
              <w:rPr>
                <w:rFonts w:ascii="標楷體" w:hAnsi="標楷體" w:eastAsia="標楷體" w:cs="新細明體"/>
                <w:color w:val="1B1C1D"/>
                <w:kern w:val="0"/>
                <w:szCs w:val="24"/>
                <w:del w:id="109" w:author="Unknown Author" w:date="2025-11-22T21:34:45Z"/>
              </w:rPr>
            </w:pPr>
            <w:del w:id="107" w:author="Unknown Author" w:date="2025-11-22T21:34:45Z">
              <w:r>
                <w:rPr>
                  <w:rFonts w:ascii="標楷體" w:hAnsi="標楷體" w:cs="新細明體" w:eastAsia="標楷體"/>
                  <w:b/>
                  <w:bCs/>
                  <w:color w:val="1B1C1D"/>
                  <w:kern w:val="0"/>
                  <w:sz w:val="24"/>
                  <w:szCs w:val="24"/>
                  <w:lang w:val="en-US" w:eastAsia="zh-TW" w:bidi="ar-SA"/>
                </w:rPr>
                <w:delText>需要專家數據</w:delText>
              </w:r>
            </w:del>
            <w:del w:id="108" w:author="Unknown Author" w:date="2025-11-22T21:34:45Z">
              <w:r>
                <w:rPr>
                  <w:rFonts w:ascii="標楷體" w:hAnsi="標楷體" w:cs="新細明體" w:eastAsia="標楷體"/>
                  <w:color w:val="1B1C1D"/>
                  <w:kern w:val="0"/>
                  <w:sz w:val="24"/>
                  <w:szCs w:val="24"/>
                  <w:lang w:val="en-US" w:eastAsia="zh-TW" w:bidi="ar-SA"/>
                </w:rPr>
                <w:delText>：性能的上限完全取決於人類專家的水平。</w:delText>
              </w:r>
            </w:del>
          </w:p>
        </w:tc>
      </w:tr>
      <w:tr>
        <w:trPr/>
        <w:tc>
          <w:tcPr>
            <w:tcW w:w="4105" w:type="dxa"/>
            <w:tcBorders/>
            <w:vAlign w:val="center"/>
          </w:tcPr>
          <w:p>
            <w:pPr>
              <w:pStyle w:val="Normal"/>
              <w:widowControl w:val="false"/>
              <w:spacing w:before="0" w:after="0"/>
              <w:jc w:val="both"/>
              <w:rPr>
                <w:rFonts w:ascii="標楷體" w:hAnsi="標楷體" w:eastAsia="標楷體" w:cs="新細明體"/>
                <w:color w:val="1B1C1D"/>
                <w:kern w:val="0"/>
                <w:szCs w:val="24"/>
                <w:del w:id="112" w:author="Unknown Author" w:date="2025-11-22T21:34:45Z"/>
              </w:rPr>
            </w:pPr>
            <w:del w:id="110" w:author="Unknown Author" w:date="2025-11-22T21:34:45Z">
              <w:r>
                <w:rPr>
                  <w:rFonts w:ascii="標楷體" w:hAnsi="標楷體" w:cs="新細明體" w:eastAsia="標楷體"/>
                  <w:b/>
                  <w:bCs/>
                  <w:color w:val="1B1C1D"/>
                  <w:kern w:val="0"/>
                  <w:sz w:val="24"/>
                  <w:szCs w:val="24"/>
                  <w:lang w:val="en-US" w:eastAsia="zh-TW" w:bidi="ar-SA"/>
                </w:rPr>
                <w:delText>穩定且可預測</w:delText>
              </w:r>
            </w:del>
            <w:del w:id="111" w:author="Unknown Author" w:date="2025-11-22T21:34:45Z">
              <w:r>
                <w:rPr>
                  <w:rFonts w:ascii="標楷體" w:hAnsi="標楷體" w:cs="新細明體" w:eastAsia="標楷體"/>
                  <w:color w:val="1B1C1D"/>
                  <w:kern w:val="0"/>
                  <w:sz w:val="24"/>
                  <w:szCs w:val="24"/>
                  <w:lang w:val="en-US" w:eastAsia="zh-TW" w:bidi="ar-SA"/>
                </w:rPr>
                <w:delText>：監督式學習的訓練過程比強化學習穩定得多。</w:delText>
              </w:r>
            </w:del>
          </w:p>
        </w:tc>
        <w:tc>
          <w:tcPr>
            <w:tcW w:w="4190" w:type="dxa"/>
            <w:tcBorders/>
            <w:vAlign w:val="center"/>
          </w:tcPr>
          <w:p>
            <w:pPr>
              <w:pStyle w:val="Normal"/>
              <w:widowControl w:val="false"/>
              <w:spacing w:before="0" w:after="0"/>
              <w:jc w:val="both"/>
              <w:rPr>
                <w:rFonts w:ascii="標楷體" w:hAnsi="標楷體" w:eastAsia="標楷體" w:cs="新細明體"/>
                <w:color w:val="1B1C1D"/>
                <w:kern w:val="0"/>
                <w:szCs w:val="24"/>
                <w:del w:id="117" w:author="Unknown Author" w:date="2025-11-22T21:34:45Z"/>
              </w:rPr>
            </w:pPr>
            <w:del w:id="113" w:author="Unknown Author" w:date="2025-11-22T21:34:45Z">
              <w:r>
                <w:rPr>
                  <w:rFonts w:ascii="標楷體" w:hAnsi="標楷體" w:cs="新細明體" w:eastAsia="標楷體"/>
                  <w:b/>
                  <w:bCs/>
                  <w:color w:val="1B1C1D"/>
                  <w:kern w:val="0"/>
                  <w:sz w:val="24"/>
                  <w:szCs w:val="24"/>
                  <w:lang w:val="en-US" w:eastAsia="zh-TW" w:bidi="ar-SA"/>
                </w:rPr>
                <w:delText>泛化能力弱</w:delText>
              </w:r>
            </w:del>
            <w:del w:id="114" w:author="Unknown Author" w:date="2025-11-22T21:34:45Z">
              <w:r>
                <w:rPr>
                  <w:rFonts w:ascii="標楷體" w:hAnsi="標楷體" w:cs="新細明體" w:eastAsia="標楷體"/>
                  <w:color w:val="1B1C1D"/>
                  <w:kern w:val="0"/>
                  <w:sz w:val="24"/>
                  <w:szCs w:val="24"/>
                  <w:lang w:val="en-US" w:eastAsia="zh-TW" w:bidi="ar-SA"/>
                </w:rPr>
                <w:delText>：模型只會模仿專家。當遇到</w:delText>
              </w:r>
            </w:del>
            <w:del w:id="115" w:author="Unknown Author" w:date="2025-11-22T21:34:45Z">
              <w:r>
                <w:rPr>
                  <w:rFonts w:ascii="標楷體" w:hAnsi="標楷體" w:cs="新細明體" w:eastAsia="標楷體"/>
                  <w:b/>
                  <w:bCs/>
                  <w:color w:val="1B1C1D"/>
                  <w:kern w:val="0"/>
                  <w:sz w:val="24"/>
                  <w:szCs w:val="24"/>
                  <w:lang w:val="en-US" w:eastAsia="zh-TW" w:bidi="ar-SA"/>
                </w:rPr>
                <w:delText>訓練數據中從未出現的狀態</w:delText>
              </w:r>
            </w:del>
            <w:del w:id="116" w:author="Unknown Author" w:date="2025-11-22T21:34:45Z">
              <w:r>
                <w:rPr>
                  <w:rFonts w:ascii="標楷體" w:hAnsi="標楷體" w:cs="新細明體" w:eastAsia="標楷體"/>
                  <w:color w:val="1B1C1D"/>
                  <w:kern w:val="0"/>
                  <w:sz w:val="24"/>
                  <w:szCs w:val="24"/>
                  <w:lang w:val="en-US" w:eastAsia="zh-TW" w:bidi="ar-SA"/>
                </w:rPr>
                <w:delText>時，它會表現不佳（例如球突然出現在一個新位置），無法自我修正。</w:delText>
              </w:r>
            </w:del>
          </w:p>
        </w:tc>
      </w:tr>
      <w:tr>
        <w:trPr/>
        <w:tc>
          <w:tcPr>
            <w:tcW w:w="4105" w:type="dxa"/>
            <w:tcBorders/>
            <w:vAlign w:val="center"/>
          </w:tcPr>
          <w:p>
            <w:pPr>
              <w:pStyle w:val="Normal"/>
              <w:widowControl w:val="false"/>
              <w:spacing w:before="0" w:after="0"/>
              <w:jc w:val="both"/>
              <w:rPr>
                <w:rFonts w:ascii="標楷體" w:hAnsi="標楷體" w:eastAsia="標楷體" w:cs="新細明體"/>
                <w:color w:val="1B1C1D"/>
                <w:kern w:val="0"/>
                <w:szCs w:val="24"/>
                <w:del w:id="120" w:author="Unknown Author" w:date="2025-11-22T21:34:45Z"/>
              </w:rPr>
            </w:pPr>
            <w:del w:id="118" w:author="Unknown Author" w:date="2025-11-22T21:34:45Z">
              <w:r>
                <w:rPr>
                  <w:rFonts w:ascii="標楷體" w:hAnsi="標楷體" w:cs="新細明體" w:eastAsia="標楷體"/>
                  <w:b/>
                  <w:bCs/>
                  <w:color w:val="1B1C1D"/>
                  <w:kern w:val="0"/>
                  <w:sz w:val="24"/>
                  <w:szCs w:val="24"/>
                  <w:lang w:val="en-US" w:eastAsia="zh-TW" w:bidi="ar-SA"/>
                </w:rPr>
                <w:delText>易於實現</w:delText>
              </w:r>
            </w:del>
            <w:del w:id="119" w:author="Unknown Author" w:date="2025-11-22T21:34:45Z">
              <w:r>
                <w:rPr>
                  <w:rFonts w:ascii="標楷體" w:hAnsi="標楷體" w:cs="新細明體" w:eastAsia="標楷體"/>
                  <w:color w:val="1B1C1D"/>
                  <w:kern w:val="0"/>
                  <w:sz w:val="24"/>
                  <w:szCs w:val="24"/>
                  <w:lang w:val="en-US" w:eastAsia="zh-TW" w:bidi="ar-SA"/>
                </w:rPr>
                <w:delText>：將問題轉化為簡單的分類問題，編碼容易。</w:delText>
              </w:r>
            </w:del>
          </w:p>
        </w:tc>
        <w:tc>
          <w:tcPr>
            <w:tcW w:w="4190" w:type="dxa"/>
            <w:tcBorders/>
            <w:vAlign w:val="center"/>
          </w:tcPr>
          <w:p>
            <w:pPr>
              <w:pStyle w:val="Normal"/>
              <w:widowControl w:val="false"/>
              <w:spacing w:before="0" w:after="0"/>
              <w:jc w:val="both"/>
              <w:rPr>
                <w:rFonts w:ascii="標楷體" w:hAnsi="標楷體" w:eastAsia="標楷體" w:cs="新細明體"/>
                <w:color w:val="1B1C1D"/>
                <w:kern w:val="0"/>
                <w:szCs w:val="24"/>
                <w:del w:id="125" w:author="Unknown Author" w:date="2025-11-22T21:34:45Z"/>
              </w:rPr>
            </w:pPr>
            <w:del w:id="121" w:author="Unknown Author" w:date="2025-11-22T21:34:45Z">
              <w:r>
                <w:rPr>
                  <w:rFonts w:ascii="標楷體" w:hAnsi="標楷體" w:cs="新細明體" w:eastAsia="標楷體"/>
                  <w:b/>
                  <w:bCs/>
                  <w:color w:val="1B1C1D"/>
                  <w:kern w:val="0"/>
                  <w:sz w:val="24"/>
                  <w:szCs w:val="24"/>
                  <w:lang w:val="en-US" w:eastAsia="zh-TW" w:bidi="ar-SA"/>
                </w:rPr>
                <w:delText>無法超越專家</w:delText>
              </w:r>
            </w:del>
            <w:del w:id="122" w:author="Unknown Author" w:date="2025-11-22T21:34:45Z">
              <w:r>
                <w:rPr>
                  <w:rFonts w:ascii="標楷體" w:hAnsi="標楷體" w:cs="新細明體" w:eastAsia="標楷體"/>
                  <w:color w:val="1B1C1D"/>
                  <w:kern w:val="0"/>
                  <w:sz w:val="24"/>
                  <w:szCs w:val="24"/>
                  <w:lang w:val="en-US" w:eastAsia="zh-TW" w:bidi="ar-SA"/>
                </w:rPr>
                <w:delText>：</w:delText>
              </w:r>
            </w:del>
            <w:del w:id="123" w:author="Unknown Author" w:date="2025-11-22T21:34:45Z">
              <w:r>
                <w:rPr>
                  <w:rFonts w:eastAsia="標楷體" w:cs="新細明體" w:ascii="標楷體" w:hAnsi="標楷體"/>
                  <w:color w:val="1B1C1D"/>
                  <w:kern w:val="0"/>
                  <w:sz w:val="24"/>
                  <w:szCs w:val="24"/>
                  <w:lang w:val="en-US" w:eastAsia="zh-TW" w:bidi="ar-SA"/>
                </w:rPr>
                <w:delText xml:space="preserve">Agent </w:delText>
              </w:r>
            </w:del>
            <w:del w:id="124" w:author="Unknown Author" w:date="2025-11-22T21:34:45Z">
              <w:r>
                <w:rPr>
                  <w:rFonts w:ascii="標楷體" w:hAnsi="標楷體" w:cs="新細明體" w:eastAsia="標楷體"/>
                  <w:color w:val="1B1C1D"/>
                  <w:kern w:val="0"/>
                  <w:sz w:val="24"/>
                  <w:szCs w:val="24"/>
                  <w:lang w:val="en-US" w:eastAsia="zh-TW" w:bidi="ar-SA"/>
                </w:rPr>
                <w:delText>無法學習到比專家更好的策略。</w:delText>
              </w:r>
            </w:del>
          </w:p>
        </w:tc>
      </w:tr>
    </w:tbl>
    <w:p>
      <w:pPr>
        <w:pStyle w:val="Normal"/>
        <w:widowControl/>
        <w:rPr>
          <w:rFonts w:ascii="標楷體" w:hAnsi="標楷體" w:eastAsia="標楷體" w:cs="新細明體"/>
          <w:b/>
          <w:b/>
          <w:bCs/>
          <w:kern w:val="0"/>
          <w:sz w:val="36"/>
          <w:szCs w:val="36"/>
          <w:del w:id="128" w:author="Unknown Author" w:date="2025-11-22T21:34:45Z"/>
        </w:rPr>
      </w:pPr>
      <w:del w:id="126" w:author="Unknown Author" w:date="2025-11-22T21:34:45Z">
        <w:r>
          <w:rPr>
            <w:rFonts w:ascii="標楷體" w:hAnsi="標楷體" w:cs="新細明體" w:eastAsia="標楷體"/>
            <w:b/>
            <w:bCs/>
            <w:kern w:val="0"/>
            <w:sz w:val="36"/>
            <w:szCs w:val="36"/>
          </w:rPr>
          <w:delText>實現方式</w:delText>
        </w:r>
      </w:del>
      <w:del w:id="127" w:author="Unknown Author" w:date="2025-11-22T21:34:45Z">
        <w:r>
          <w:rPr>
            <w:rFonts w:eastAsia="標楷體" w:cs="新細明體" w:ascii="標楷體" w:hAnsi="標楷體"/>
            <w:b/>
            <w:bCs/>
            <w:kern w:val="0"/>
            <w:sz w:val="36"/>
            <w:szCs w:val="36"/>
          </w:rPr>
          <w:delText>:</w:delText>
        </w:r>
      </w:del>
    </w:p>
    <w:p>
      <w:pPr>
        <w:pStyle w:val="Normal"/>
        <w:widowControl/>
        <w:rPr>
          <w:rFonts w:ascii="標楷體" w:hAnsi="標楷體" w:eastAsia="標楷體" w:cs="新細明體"/>
          <w:kern w:val="0"/>
          <w:sz w:val="28"/>
          <w:szCs w:val="28"/>
          <w:del w:id="130" w:author="Unknown Author" w:date="2025-11-22T21:34:45Z"/>
        </w:rPr>
      </w:pPr>
      <w:del w:id="129" w:author="Unknown Author" w:date="2025-11-22T21:34:45Z">
        <w:r>
          <w:rPr>
            <w:rFonts w:ascii="標楷體" w:hAnsi="標楷體" w:eastAsia="標楷體"/>
            <w:sz w:val="28"/>
            <w:szCs w:val="24"/>
          </w:rPr>
          <w:delText>需要記錄每一幀遊戲畫面或關鍵時刻的數據：</w:delText>
        </w:r>
      </w:del>
    </w:p>
    <w:tbl>
      <w:tblPr>
        <w:tblW w:w="8290" w:type="dxa"/>
        <w:jc w:val="left"/>
        <w:tblInd w:w="0" w:type="dxa"/>
        <w:tblLayout w:type="fixed"/>
        <w:tblCellMar>
          <w:top w:w="120" w:type="dxa"/>
          <w:left w:w="180" w:type="dxa"/>
          <w:bottom w:w="120" w:type="dxa"/>
          <w:right w:w="180" w:type="dxa"/>
        </w:tblCellMar>
        <w:tblLook w:val="04a0" w:noHBand="0" w:noVBand="1" w:firstColumn="1" w:lastRow="0" w:lastColumn="0" w:firstRow="1"/>
      </w:tblPr>
      <w:tblGrid>
        <w:gridCol w:w="1410"/>
        <w:gridCol w:w="3408"/>
        <w:gridCol w:w="3472"/>
      </w:tblGrid>
      <w:tr>
        <w:trPr>
          <w:tblHeader w:val="true"/>
        </w:trPr>
        <w:tc>
          <w:tcPr>
            <w:tcW w:w="141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標楷體" w:hAnsi="標楷體" w:eastAsia="標楷體" w:cs="新細明體"/>
                <w:color w:val="1B1C1D"/>
                <w:kern w:val="0"/>
                <w:szCs w:val="24"/>
                <w:del w:id="132" w:author="Unknown Author" w:date="2025-11-22T21:34:45Z"/>
              </w:rPr>
            </w:pPr>
            <w:del w:id="131" w:author="Unknown Author" w:date="2025-11-22T21:34:45Z">
              <w:r>
                <w:rPr>
                  <w:rFonts w:ascii="標楷體" w:hAnsi="標楷體" w:cs="新細明體" w:eastAsia="標楷體"/>
                  <w:b/>
                  <w:bCs/>
                  <w:color w:val="1B1C1D"/>
                  <w:kern w:val="0"/>
                  <w:szCs w:val="24"/>
                </w:rPr>
                <w:delText>元素</w:delText>
              </w:r>
            </w:del>
          </w:p>
        </w:tc>
        <w:tc>
          <w:tcPr>
            <w:tcW w:w="340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標楷體" w:hAnsi="標楷體" w:eastAsia="標楷體" w:cs="新細明體"/>
                <w:color w:val="1B1C1D"/>
                <w:kern w:val="0"/>
                <w:szCs w:val="24"/>
                <w:del w:id="135" w:author="Unknown Author" w:date="2025-11-22T21:34:45Z"/>
              </w:rPr>
            </w:pPr>
            <w:del w:id="133" w:author="Unknown Author" w:date="2025-11-22T21:34:45Z">
              <w:r>
                <w:rPr>
                  <w:rFonts w:ascii="標楷體" w:hAnsi="標楷體" w:cs="新細明體" w:eastAsia="標楷體"/>
                  <w:b/>
                  <w:bCs/>
                  <w:color w:val="1B1C1D"/>
                  <w:kern w:val="0"/>
                  <w:szCs w:val="24"/>
                </w:rPr>
                <w:delText xml:space="preserve">內容 </w:delText>
              </w:r>
            </w:del>
            <w:del w:id="134" w:author="Unknown Author" w:date="2025-11-22T21:34:45Z">
              <w:r>
                <w:rPr>
                  <w:rFonts w:eastAsia="標楷體" w:cs="新細明體" w:ascii="標楷體" w:hAnsi="標楷體"/>
                  <w:b/>
                  <w:bCs/>
                  <w:color w:val="1B1C1D"/>
                  <w:kern w:val="0"/>
                  <w:szCs w:val="24"/>
                </w:rPr>
                <w:delText>(Content)</w:delText>
              </w:r>
            </w:del>
          </w:p>
        </w:tc>
        <w:tc>
          <w:tcPr>
            <w:tcW w:w="3472"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標楷體" w:hAnsi="標楷體" w:eastAsia="標楷體" w:cs="新細明體"/>
                <w:color w:val="1B1C1D"/>
                <w:kern w:val="0"/>
                <w:szCs w:val="24"/>
                <w:del w:id="138" w:author="Unknown Author" w:date="2025-11-22T21:34:45Z"/>
              </w:rPr>
            </w:pPr>
            <w:del w:id="136" w:author="Unknown Author" w:date="2025-11-22T21:34:45Z">
              <w:r>
                <w:rPr>
                  <w:rFonts w:ascii="標楷體" w:hAnsi="標楷體" w:cs="新細明體" w:eastAsia="標楷體"/>
                  <w:b/>
                  <w:bCs/>
                  <w:color w:val="1B1C1D"/>
                  <w:kern w:val="0"/>
                  <w:szCs w:val="24"/>
                </w:rPr>
                <w:delText xml:space="preserve">範例 </w:delText>
              </w:r>
            </w:del>
            <w:del w:id="137" w:author="Unknown Author" w:date="2025-11-22T21:34:45Z">
              <w:r>
                <w:rPr>
                  <w:rFonts w:eastAsia="標楷體" w:cs="新細明體" w:ascii="標楷體" w:hAnsi="標楷體"/>
                  <w:b/>
                  <w:bCs/>
                  <w:color w:val="1B1C1D"/>
                  <w:kern w:val="0"/>
                  <w:szCs w:val="24"/>
                </w:rPr>
                <w:delText>(Example)</w:delText>
              </w:r>
            </w:del>
          </w:p>
        </w:tc>
      </w:tr>
      <w:tr>
        <w:trPr/>
        <w:tc>
          <w:tcPr>
            <w:tcW w:w="141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標楷體" w:hAnsi="標楷體" w:eastAsia="標楷體" w:cs="新細明體"/>
                <w:color w:val="1B1C1D"/>
                <w:kern w:val="0"/>
                <w:szCs w:val="24"/>
                <w:del w:id="143" w:author="Unknown Author" w:date="2025-11-22T21:34:45Z"/>
              </w:rPr>
            </w:pPr>
            <w:del w:id="139" w:author="Unknown Author" w:date="2025-11-22T21:34:45Z">
              <w:r>
                <w:rPr>
                  <w:rFonts w:ascii="標楷體" w:hAnsi="標楷體" w:cs="新細明體" w:eastAsia="標楷體"/>
                  <w:b/>
                  <w:bCs/>
                  <w:color w:val="1B1C1D"/>
                  <w:kern w:val="0"/>
                  <w:szCs w:val="24"/>
                </w:rPr>
                <w:delText xml:space="preserve">狀態 </w:delText>
              </w:r>
            </w:del>
            <w:del w:id="140" w:author="Unknown Author" w:date="2025-11-22T21:34:45Z">
              <w:r>
                <w:rPr>
                  <w:rFonts w:eastAsia="標楷體" w:cs="新細明體" w:ascii="標楷體" w:hAnsi="標楷體"/>
                  <w:b/>
                  <w:bCs/>
                  <w:color w:val="1B1C1D"/>
                  <w:kern w:val="0"/>
                  <w:szCs w:val="24"/>
                </w:rPr>
                <w:delText>S(</w:delText>
              </w:r>
            </w:del>
            <w:del w:id="141" w:author="Unknown Author" w:date="2025-11-22T21:34:45Z">
              <w:r>
                <w:rPr>
                  <w:rFonts w:ascii="標楷體" w:hAnsi="標楷體" w:cs="新細明體" w:eastAsia="標楷體"/>
                  <w:b/>
                  <w:bCs/>
                  <w:color w:val="1B1C1D"/>
                  <w:kern w:val="0"/>
                  <w:szCs w:val="24"/>
                </w:rPr>
                <w:delText>特徵</w:delText>
              </w:r>
            </w:del>
            <w:del w:id="142" w:author="Unknown Author" w:date="2025-11-22T21:34:45Z">
              <w:r>
                <w:rPr>
                  <w:rFonts w:eastAsia="標楷體" w:cs="新細明體" w:ascii="標楷體" w:hAnsi="標楷體"/>
                  <w:b/>
                  <w:bCs/>
                  <w:color w:val="1B1C1D"/>
                  <w:kern w:val="0"/>
                  <w:szCs w:val="24"/>
                </w:rPr>
                <w:delText>)</w:delText>
              </w:r>
            </w:del>
          </w:p>
        </w:tc>
        <w:tc>
          <w:tcPr>
            <w:tcW w:w="340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標楷體" w:hAnsi="標楷體" w:eastAsia="標楷體" w:cs="新細明體"/>
                <w:color w:val="1B1C1D"/>
                <w:kern w:val="0"/>
                <w:szCs w:val="24"/>
                <w:del w:id="150" w:author="Unknown Author" w:date="2025-11-22T21:34:45Z"/>
              </w:rPr>
            </w:pPr>
            <w:del w:id="144" w:author="Unknown Author" w:date="2025-11-22T21:34:45Z">
              <w:r>
                <w:rPr>
                  <w:rFonts w:ascii="標楷體" w:hAnsi="標楷體" w:cs="新細明體" w:eastAsia="標楷體"/>
                  <w:color w:val="1B1C1D"/>
                  <w:kern w:val="0"/>
                  <w:szCs w:val="24"/>
                </w:rPr>
                <w:delText xml:space="preserve">遊戲畫面像素 </w:delText>
              </w:r>
            </w:del>
            <w:del w:id="145" w:author="Unknown Author" w:date="2025-11-22T21:34:45Z">
              <w:r>
                <w:rPr>
                  <w:rFonts w:eastAsia="標楷體" w:cs="新細明體" w:ascii="標楷體" w:hAnsi="標楷體"/>
                  <w:color w:val="1B1C1D"/>
                  <w:kern w:val="0"/>
                  <w:szCs w:val="24"/>
                </w:rPr>
                <w:delText xml:space="preserve">(CNN) </w:delText>
              </w:r>
            </w:del>
            <w:del w:id="146" w:author="Unknown Author" w:date="2025-11-22T21:34:45Z">
              <w:r>
                <w:rPr>
                  <w:rFonts w:ascii="標楷體" w:hAnsi="標楷體" w:cs="新細明體" w:eastAsia="標楷體"/>
                  <w:color w:val="1B1C1D"/>
                  <w:kern w:val="0"/>
                  <w:szCs w:val="24"/>
                </w:rPr>
                <w:delText xml:space="preserve">或簡化的數值特徵（如：下一個障礙物或敵人的距離、玩家的 </w:delText>
              </w:r>
            </w:del>
            <w:del w:id="147" w:author="Unknown Author" w:date="2025-11-22T21:34:45Z">
              <w:r>
                <w:rPr>
                  <w:rFonts w:eastAsia="標楷體" w:cs="新細明體" w:ascii="標楷體" w:hAnsi="標楷體"/>
                  <w:color w:val="1B1C1D"/>
                  <w:kern w:val="0"/>
                  <w:szCs w:val="24"/>
                </w:rPr>
                <w:delText>$Y$</w:delText>
              </w:r>
            </w:del>
            <w:del w:id="148" w:author="Unknown Author" w:date="2025-11-22T21:34:45Z">
              <w:r>
                <w:rPr>
                  <w:rFonts w:eastAsia="標楷體" w:cs="新細明體" w:ascii="標楷體" w:hAnsi="標楷體"/>
                  <w:color w:val="1B1C1D"/>
                  <w:kern w:val="0"/>
                  <w:szCs w:val="24"/>
                </w:rPr>
                <w:delText xml:space="preserve"> </w:delText>
              </w:r>
            </w:del>
            <w:del w:id="149" w:author="Unknown Author" w:date="2025-11-22T21:34:45Z">
              <w:r>
                <w:rPr>
                  <w:rFonts w:ascii="標楷體" w:hAnsi="標楷體" w:cs="新細明體" w:eastAsia="標楷體"/>
                  <w:color w:val="1B1C1D"/>
                  <w:kern w:val="0"/>
                  <w:szCs w:val="24"/>
                </w:rPr>
                <w:delText>座標等）。</w:delText>
              </w:r>
            </w:del>
          </w:p>
        </w:tc>
        <w:tc>
          <w:tcPr>
            <w:tcW w:w="3472"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標楷體" w:hAnsi="標楷體" w:eastAsia="標楷體" w:cs="新細明體"/>
                <w:color w:val="1B1C1D"/>
                <w:kern w:val="0"/>
                <w:szCs w:val="24"/>
                <w:del w:id="161" w:author="Unknown Author" w:date="2025-11-22T21:34:45Z"/>
              </w:rPr>
            </w:pPr>
            <w:del w:id="151" w:author="Unknown Author" w:date="2025-11-22T21:34:45Z">
              <w:r>
                <w:rPr>
                  <w:rFonts w:eastAsia="標楷體" w:cs="新細明體" w:ascii="標楷體" w:hAnsi="標楷體"/>
                  <w:color w:val="1B1C1D"/>
                  <w:kern w:val="0"/>
                  <w:szCs w:val="24"/>
                </w:rPr>
                <w:delText>Frame_t</w:delText>
              </w:r>
            </w:del>
            <w:del w:id="152" w:author="Unknown Author" w:date="2025-11-22T21:34:45Z">
              <w:r>
                <w:rPr>
                  <w:rFonts w:ascii="標楷體" w:hAnsi="標楷體" w:cs="新細明體" w:eastAsia="標楷體"/>
                  <w:color w:val="1B1C1D"/>
                  <w:kern w:val="0"/>
                  <w:szCs w:val="24"/>
                </w:rPr>
                <w:delText xml:space="preserve">或 </w:delText>
              </w:r>
            </w:del>
            <w:del w:id="153" w:author="Unknown Author" w:date="2025-11-22T21:34:45Z">
              <w:r>
                <w:rPr>
                  <w:rFonts w:eastAsia="標楷體" w:cs="新細明體" w:ascii="標楷體" w:hAnsi="標楷體"/>
                  <w:color w:val="1B1C1D"/>
                  <w:kern w:val="0"/>
                  <w:szCs w:val="24"/>
                </w:rPr>
                <w:delText>[0.5, 0.2, 30]</w:delText>
              </w:r>
            </w:del>
            <w:del w:id="154" w:author="Unknown Author" w:date="2025-11-22T21:34:45Z">
              <w:r>
                <w:rPr>
                  <w:rFonts w:eastAsia="標楷體" w:cs="新細明體" w:ascii="標楷體" w:hAnsi="標楷體"/>
                  <w:color w:val="1B1C1D"/>
                  <w:kern w:val="0"/>
                  <w:szCs w:val="24"/>
                </w:rPr>
                <w:delText xml:space="preserve"> (</w:delText>
              </w:r>
            </w:del>
            <w:del w:id="155" w:author="Unknown Author" w:date="2025-11-22T21:34:45Z">
              <w:r>
                <w:rPr>
                  <w:rFonts w:ascii="標楷體" w:hAnsi="標楷體" w:cs="新細明體" w:eastAsia="標楷體"/>
                  <w:color w:val="1B1C1D"/>
                  <w:kern w:val="0"/>
                  <w:szCs w:val="24"/>
                </w:rPr>
                <w:delText>距離</w:delText>
              </w:r>
            </w:del>
            <w:del w:id="156" w:author="Unknown Author" w:date="2025-11-22T21:34:45Z">
              <w:r>
                <w:rPr>
                  <w:rFonts w:eastAsia="標楷體" w:cs="新細明體" w:ascii="標楷體" w:hAnsi="標楷體"/>
                  <w:color w:val="1B1C1D"/>
                  <w:kern w:val="0"/>
                  <w:szCs w:val="24"/>
                </w:rPr>
                <w:delText xml:space="preserve">, </w:delText>
              </w:r>
            </w:del>
            <w:del w:id="157" w:author="Unknown Author" w:date="2025-11-22T21:34:45Z">
              <w:r>
                <w:rPr>
                  <w:rFonts w:ascii="標楷體" w:hAnsi="標楷體" w:cs="新細明體" w:eastAsia="標楷體"/>
                  <w:color w:val="1B1C1D"/>
                  <w:kern w:val="0"/>
                  <w:szCs w:val="24"/>
                </w:rPr>
                <w:delText>速度</w:delText>
              </w:r>
            </w:del>
            <w:del w:id="158" w:author="Unknown Author" w:date="2025-11-22T21:34:45Z">
              <w:r>
                <w:rPr>
                  <w:rFonts w:eastAsia="標楷體" w:cs="新細明體" w:ascii="標楷體" w:hAnsi="標楷體"/>
                  <w:color w:val="1B1C1D"/>
                  <w:kern w:val="0"/>
                  <w:szCs w:val="24"/>
                </w:rPr>
                <w:delText>, Y</w:delText>
              </w:r>
            </w:del>
            <w:del w:id="159" w:author="Unknown Author" w:date="2025-11-22T21:34:45Z">
              <w:r>
                <w:rPr>
                  <w:rFonts w:ascii="標楷體" w:hAnsi="標楷體" w:cs="新細明體" w:eastAsia="標楷體"/>
                  <w:color w:val="1B1C1D"/>
                  <w:kern w:val="0"/>
                  <w:szCs w:val="24"/>
                </w:rPr>
                <w:delText>座標</w:delText>
              </w:r>
            </w:del>
            <w:del w:id="160" w:author="Unknown Author" w:date="2025-11-22T21:34:45Z">
              <w:r>
                <w:rPr>
                  <w:rFonts w:eastAsia="標楷體" w:cs="新細明體" w:ascii="標楷體" w:hAnsi="標楷體"/>
                  <w:color w:val="1B1C1D"/>
                  <w:kern w:val="0"/>
                  <w:szCs w:val="24"/>
                </w:rPr>
                <w:delText>)</w:delText>
              </w:r>
            </w:del>
          </w:p>
        </w:tc>
      </w:tr>
      <w:tr>
        <w:trPr/>
        <w:tc>
          <w:tcPr>
            <w:tcW w:w="141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標楷體" w:hAnsi="標楷體" w:eastAsia="標楷體" w:cs="新細明體"/>
                <w:color w:val="1B1C1D"/>
                <w:kern w:val="0"/>
                <w:szCs w:val="24"/>
                <w:del w:id="166" w:author="Unknown Author" w:date="2025-11-22T21:34:45Z"/>
              </w:rPr>
            </w:pPr>
            <w:del w:id="162" w:author="Unknown Author" w:date="2025-11-22T21:34:45Z">
              <w:r>
                <w:rPr>
                  <w:rFonts w:ascii="標楷體" w:hAnsi="標楷體" w:cs="新細明體" w:eastAsia="標楷體"/>
                  <w:b/>
                  <w:bCs/>
                  <w:color w:val="1B1C1D"/>
                  <w:kern w:val="0"/>
                  <w:szCs w:val="24"/>
                </w:rPr>
                <w:delText xml:space="preserve">動作 </w:delText>
              </w:r>
            </w:del>
            <w:del w:id="163" w:author="Unknown Author" w:date="2025-11-22T21:34:45Z">
              <w:r>
                <w:rPr>
                  <w:rFonts w:eastAsia="標楷體" w:cs="新細明體" w:ascii="標楷體" w:hAnsi="標楷體"/>
                  <w:b/>
                  <w:bCs/>
                  <w:color w:val="1B1C1D"/>
                  <w:kern w:val="0"/>
                  <w:szCs w:val="24"/>
                </w:rPr>
                <w:delText>A(</w:delText>
              </w:r>
            </w:del>
            <w:del w:id="164" w:author="Unknown Author" w:date="2025-11-22T21:34:45Z">
              <w:r>
                <w:rPr>
                  <w:rFonts w:ascii="標楷體" w:hAnsi="標楷體" w:cs="新細明體" w:eastAsia="標楷體"/>
                  <w:b/>
                  <w:bCs/>
                  <w:color w:val="1B1C1D"/>
                  <w:kern w:val="0"/>
                  <w:szCs w:val="24"/>
                </w:rPr>
                <w:delText>標籤</w:delText>
              </w:r>
            </w:del>
            <w:del w:id="165" w:author="Unknown Author" w:date="2025-11-22T21:34:45Z">
              <w:r>
                <w:rPr>
                  <w:rFonts w:eastAsia="標楷體" w:cs="新細明體" w:ascii="標楷體" w:hAnsi="標楷體"/>
                  <w:b/>
                  <w:bCs/>
                  <w:color w:val="1B1C1D"/>
                  <w:kern w:val="0"/>
                  <w:szCs w:val="24"/>
                </w:rPr>
                <w:delText>)</w:delText>
              </w:r>
            </w:del>
          </w:p>
        </w:tc>
        <w:tc>
          <w:tcPr>
            <w:tcW w:w="340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標楷體" w:hAnsi="標楷體" w:eastAsia="標楷體" w:cs="新細明體"/>
                <w:color w:val="1B1C1D"/>
                <w:kern w:val="0"/>
                <w:szCs w:val="24"/>
                <w:del w:id="170" w:author="Unknown Author" w:date="2025-11-22T21:34:45Z"/>
              </w:rPr>
            </w:pPr>
            <w:del w:id="167" w:author="Unknown Author" w:date="2025-11-22T21:34:45Z">
              <w:r>
                <w:rPr>
                  <w:rFonts w:ascii="標楷體" w:hAnsi="標楷體" w:cs="新細明體" w:eastAsia="標楷體"/>
                  <w:color w:val="1B1C1D"/>
                  <w:kern w:val="0"/>
                  <w:szCs w:val="24"/>
                </w:rPr>
                <w:delText>專家在該狀態下實際採取的</w:delText>
              </w:r>
            </w:del>
            <w:del w:id="168" w:author="Unknown Author" w:date="2025-11-22T21:34:45Z">
              <w:r>
                <w:rPr>
                  <w:rFonts w:ascii="標楷體" w:hAnsi="標楷體" w:cs="新細明體" w:eastAsia="標楷體"/>
                  <w:b/>
                  <w:bCs/>
                  <w:color w:val="1B1C1D"/>
                  <w:kern w:val="0"/>
                  <w:szCs w:val="24"/>
                </w:rPr>
                <w:delText>離散動作標籤</w:delText>
              </w:r>
            </w:del>
            <w:del w:id="169" w:author="Unknown Author" w:date="2025-11-22T21:34:45Z">
              <w:r>
                <w:rPr>
                  <w:rFonts w:ascii="標楷體" w:hAnsi="標楷體" w:cs="新細明體" w:eastAsia="標楷體"/>
                  <w:color w:val="1B1C1D"/>
                  <w:kern w:val="0"/>
                  <w:szCs w:val="24"/>
                </w:rPr>
                <w:delText>（這是模型的目標輸出）。</w:delText>
              </w:r>
            </w:del>
          </w:p>
        </w:tc>
        <w:tc>
          <w:tcPr>
            <w:tcW w:w="3472"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標楷體" w:hAnsi="標楷體" w:eastAsia="標楷體" w:cs="新細明體"/>
                <w:color w:val="1B1C1D"/>
                <w:kern w:val="0"/>
                <w:szCs w:val="24"/>
                <w:del w:id="179" w:author="Unknown Author" w:date="2025-11-22T21:34:45Z"/>
              </w:rPr>
            </w:pPr>
            <w:del w:id="171" w:author="Unknown Author" w:date="2025-11-22T21:34:45Z">
              <w:r>
                <w:rPr>
                  <w:rFonts w:eastAsia="標楷體" w:cs="細明體" w:ascii="標楷體" w:hAnsi="標楷體"/>
                  <w:color w:val="444746"/>
                  <w:kern w:val="0"/>
                  <w:szCs w:val="24"/>
                </w:rPr>
                <w:delText>Jump</w:delText>
              </w:r>
            </w:del>
            <w:del w:id="172" w:author="Unknown Author" w:date="2025-11-22T21:34:45Z">
              <w:r>
                <w:rPr>
                  <w:rFonts w:ascii="標楷體" w:hAnsi="標楷體" w:cs="新細明體" w:eastAsia="標楷體"/>
                  <w:color w:val="1B1C1D"/>
                  <w:kern w:val="0"/>
                  <w:szCs w:val="24"/>
                </w:rPr>
                <w:delText>（跳躍）、</w:delText>
              </w:r>
            </w:del>
            <w:del w:id="173" w:author="Unknown Author" w:date="2025-11-22T21:34:45Z">
              <w:r>
                <w:rPr>
                  <w:rFonts w:eastAsia="標楷體" w:cs="新細明體" w:ascii="標楷體" w:hAnsi="標楷體"/>
                  <w:color w:val="1B1C1D"/>
                  <w:kern w:val="0"/>
                  <w:szCs w:val="24"/>
                </w:rPr>
                <w:delText>hold(</w:delText>
              </w:r>
            </w:del>
            <w:del w:id="174" w:author="Unknown Author" w:date="2025-11-22T21:34:45Z">
              <w:r>
                <w:rPr>
                  <w:rFonts w:ascii="標楷體" w:hAnsi="標楷體" w:cs="新細明體" w:eastAsia="標楷體"/>
                  <w:color w:val="1B1C1D"/>
                  <w:kern w:val="0"/>
                  <w:szCs w:val="24"/>
                </w:rPr>
                <w:delText>特殊道具</w:delText>
              </w:r>
            </w:del>
            <w:del w:id="175" w:author="Unknown Author" w:date="2025-11-22T21:34:45Z">
              <w:r>
                <w:rPr>
                  <w:rFonts w:eastAsia="標楷體" w:cs="新細明體" w:ascii="標楷體" w:hAnsi="標楷體"/>
                  <w:color w:val="1B1C1D"/>
                  <w:kern w:val="0"/>
                  <w:szCs w:val="24"/>
                </w:rPr>
                <w:delText>)</w:delText>
              </w:r>
            </w:del>
            <w:del w:id="176" w:author="Unknown Author" w:date="2025-11-22T21:34:45Z">
              <w:r>
                <w:rPr>
                  <w:rFonts w:ascii="標楷體" w:hAnsi="標楷體" w:cs="新細明體" w:eastAsia="標楷體"/>
                  <w:color w:val="1B1C1D"/>
                  <w:kern w:val="0"/>
                  <w:szCs w:val="24"/>
                </w:rPr>
                <w:delText>、</w:delText>
              </w:r>
            </w:del>
            <w:del w:id="177" w:author="Unknown Author" w:date="2025-11-22T21:34:45Z">
              <w:r>
                <w:rPr>
                  <w:rFonts w:eastAsia="標楷體" w:cs="細明體" w:ascii="標楷體" w:hAnsi="標楷體"/>
                  <w:color w:val="444746"/>
                  <w:kern w:val="0"/>
                  <w:szCs w:val="24"/>
                </w:rPr>
                <w:delText>Do Nothing</w:delText>
              </w:r>
            </w:del>
            <w:del w:id="178" w:author="Unknown Author" w:date="2025-11-22T21:34:45Z">
              <w:r>
                <w:rPr>
                  <w:rFonts w:ascii="標楷體" w:hAnsi="標楷體" w:cs="新細明體" w:eastAsia="標楷體"/>
                  <w:color w:val="1B1C1D"/>
                  <w:kern w:val="0"/>
                  <w:szCs w:val="24"/>
                </w:rPr>
                <w:delText>（不動）</w:delText>
              </w:r>
            </w:del>
          </w:p>
        </w:tc>
      </w:tr>
    </w:tbl>
    <w:p>
      <w:pPr>
        <w:pStyle w:val="ListParagraph"/>
        <w:widowControl/>
        <w:numPr>
          <w:ilvl w:val="0"/>
          <w:numId w:val="3"/>
        </w:numPr>
        <w:spacing w:beforeAutospacing="1" w:after="0"/>
        <w:rPr>
          <w:rFonts w:ascii="標楷體" w:hAnsi="標楷體" w:eastAsia="標楷體" w:cs="新細明體"/>
          <w:kern w:val="0"/>
          <w:szCs w:val="24"/>
          <w:del w:id="184" w:author="Unknown Author" w:date="2025-11-22T21:34:45Z"/>
        </w:rPr>
      </w:pPr>
      <w:del w:id="180" w:author="Unknown Author" w:date="2025-11-22T21:34:45Z">
        <w:r>
          <w:rPr>
            <w:rFonts w:ascii="標楷體" w:hAnsi="標楷體" w:cs="新細明體" w:eastAsia="標楷體"/>
            <w:b/>
            <w:bCs/>
            <w:kern w:val="0"/>
            <w:szCs w:val="24"/>
          </w:rPr>
          <w:delText>監聽輸入：</w:delText>
        </w:r>
      </w:del>
      <w:del w:id="181" w:author="Unknown Author" w:date="2025-11-22T21:34:45Z">
        <w:r>
          <w:rPr>
            <w:rFonts w:ascii="標楷體" w:hAnsi="標楷體" w:cs="新細明體" w:eastAsia="標楷體"/>
            <w:kern w:val="0"/>
            <w:szCs w:val="24"/>
          </w:rPr>
          <w:delText xml:space="preserve"> 記錄人類玩家在遊戲中控制的按鍵（即專家動作 </w:delText>
        </w:r>
      </w:del>
      <w:del w:id="182" w:author="Unknown Author" w:date="2025-11-22T21:34:45Z">
        <w:r>
          <w:rPr>
            <w:rFonts w:eastAsia="標楷體" w:cs="新細明體" w:ascii="標楷體" w:hAnsi="標楷體"/>
            <w:kern w:val="0"/>
            <w:szCs w:val="24"/>
          </w:rPr>
          <w:delText>A</w:delText>
        </w:r>
      </w:del>
      <w:del w:id="183" w:author="Unknown Author" w:date="2025-11-22T21:34:45Z">
        <w:r>
          <w:rPr>
            <w:rFonts w:ascii="標楷體" w:hAnsi="標楷體" w:cs="新細明體" w:eastAsia="標楷體"/>
            <w:kern w:val="0"/>
            <w:szCs w:val="24"/>
          </w:rPr>
          <w:delText>）。</w:delText>
        </w:r>
      </w:del>
    </w:p>
    <w:p>
      <w:pPr>
        <w:pStyle w:val="ListParagraph"/>
        <w:widowControl/>
        <w:numPr>
          <w:ilvl w:val="0"/>
          <w:numId w:val="3"/>
        </w:numPr>
        <w:spacing w:before="0" w:after="0"/>
        <w:rPr>
          <w:rFonts w:ascii="標楷體" w:hAnsi="標楷體" w:eastAsia="標楷體" w:cs="新細明體"/>
          <w:kern w:val="0"/>
          <w:szCs w:val="24"/>
          <w:del w:id="190" w:author="Unknown Author" w:date="2025-11-22T21:34:45Z"/>
        </w:rPr>
      </w:pPr>
      <w:del w:id="185" w:author="Unknown Author" w:date="2025-11-22T21:34:45Z">
        <w:r>
          <w:rPr>
            <w:rFonts w:ascii="標楷體" w:hAnsi="標楷體" w:cs="新細明體" w:eastAsia="標楷體"/>
            <w:b/>
            <w:bCs/>
            <w:kern w:val="0"/>
            <w:szCs w:val="24"/>
          </w:rPr>
          <w:delText>提取狀態：</w:delText>
        </w:r>
      </w:del>
      <w:del w:id="186" w:author="Unknown Author" w:date="2025-11-22T21:34:45Z">
        <w:r>
          <w:rPr>
            <w:rFonts w:ascii="標楷體" w:hAnsi="標楷體" w:cs="新細明體" w:eastAsia="標楷體"/>
            <w:kern w:val="0"/>
            <w:szCs w:val="24"/>
          </w:rPr>
          <w:delText xml:space="preserve"> 在按下按鍵的</w:delText>
        </w:r>
      </w:del>
      <w:del w:id="187" w:author="Unknown Author" w:date="2025-11-22T21:34:45Z">
        <w:r>
          <w:rPr>
            <w:rFonts w:ascii="標楷體" w:hAnsi="標楷體" w:cs="新細明體" w:eastAsia="標楷體"/>
            <w:b/>
            <w:bCs/>
            <w:kern w:val="0"/>
            <w:szCs w:val="24"/>
          </w:rPr>
          <w:delText>同一幀</w:delText>
        </w:r>
      </w:del>
      <w:del w:id="188" w:author="Unknown Author" w:date="2025-11-22T21:34:45Z">
        <w:r>
          <w:rPr>
            <w:rFonts w:ascii="標楷體" w:hAnsi="標楷體" w:cs="新細明體" w:eastAsia="標楷體"/>
            <w:kern w:val="0"/>
            <w:szCs w:val="24"/>
          </w:rPr>
          <w:delText xml:space="preserve">，截取遊戲畫面或記錄當前遊戲的核心數值狀態 </w:delText>
        </w:r>
      </w:del>
      <w:del w:id="189" w:author="Unknown Author" w:date="2025-11-22T21:34:45Z">
        <w:r>
          <w:rPr>
            <w:rFonts w:eastAsia="標楷體" w:cs="新細明體" w:ascii="標楷體" w:hAnsi="標楷體"/>
            <w:kern w:val="0"/>
            <w:szCs w:val="24"/>
          </w:rPr>
          <w:delText>S</w:delText>
        </w:r>
      </w:del>
    </w:p>
    <w:p>
      <w:pPr>
        <w:pStyle w:val="ListParagraph"/>
        <w:widowControl/>
        <w:numPr>
          <w:ilvl w:val="0"/>
          <w:numId w:val="3"/>
        </w:numPr>
        <w:spacing w:before="0" w:afterAutospacing="1"/>
        <w:rPr>
          <w:rFonts w:ascii="標楷體" w:hAnsi="標楷體" w:eastAsia="標楷體" w:cs="新細明體"/>
          <w:kern w:val="0"/>
          <w:szCs w:val="24"/>
          <w:del w:id="199" w:author="Unknown Author" w:date="2025-11-22T21:34:45Z"/>
        </w:rPr>
      </w:pPr>
      <w:del w:id="191" w:author="Unknown Author" w:date="2025-11-22T21:34:45Z">
        <w:r>
          <w:rPr>
            <w:rFonts w:ascii="標楷體" w:hAnsi="標楷體" w:cs="新細明體" w:eastAsia="標楷體"/>
            <w:b/>
            <w:bCs/>
            <w:kern w:val="0"/>
            <w:szCs w:val="24"/>
          </w:rPr>
          <w:delText>儲存配對：</w:delText>
        </w:r>
      </w:del>
      <w:del w:id="192" w:author="Unknown Author" w:date="2025-11-22T21:34:45Z">
        <w:r>
          <w:rPr>
            <w:rFonts w:ascii="標楷體" w:hAnsi="標楷體" w:cs="新細明體" w:eastAsia="標楷體"/>
            <w:kern w:val="0"/>
            <w:szCs w:val="24"/>
          </w:rPr>
          <w:delText xml:space="preserve"> 將 </w:delText>
        </w:r>
      </w:del>
      <w:del w:id="193" w:author="Unknown Author" w:date="2025-11-22T21:34:45Z">
        <w:r>
          <w:rPr>
            <w:rFonts w:eastAsia="標楷體" w:cs="新細明體" w:ascii="標楷體" w:hAnsi="標楷體"/>
            <w:kern w:val="0"/>
            <w:szCs w:val="24"/>
          </w:rPr>
          <w:delText xml:space="preserve">(S, A) </w:delText>
        </w:r>
      </w:del>
      <w:del w:id="194" w:author="Unknown Author" w:date="2025-11-22T21:34:45Z">
        <w:r>
          <w:rPr>
            <w:rFonts w:ascii="標楷體" w:hAnsi="標楷體" w:cs="新細明體" w:eastAsia="標楷體"/>
            <w:kern w:val="0"/>
            <w:szCs w:val="24"/>
          </w:rPr>
          <w:delText xml:space="preserve">對儲存到文件中（例如 </w:delText>
        </w:r>
      </w:del>
      <w:del w:id="195" w:author="Unknown Author" w:date="2025-11-22T21:34:45Z">
        <w:r>
          <w:rPr>
            <w:rFonts w:eastAsia="標楷體" w:cs="新細明體" w:ascii="標楷體" w:hAnsi="標楷體"/>
            <w:kern w:val="0"/>
            <w:szCs w:val="24"/>
          </w:rPr>
          <w:delText xml:space="preserve">CSV </w:delText>
        </w:r>
      </w:del>
      <w:del w:id="196" w:author="Unknown Author" w:date="2025-11-22T21:34:45Z">
        <w:r>
          <w:rPr>
            <w:rFonts w:ascii="標楷體" w:hAnsi="標楷體" w:cs="新細明體" w:eastAsia="標楷體"/>
            <w:kern w:val="0"/>
            <w:szCs w:val="24"/>
          </w:rPr>
          <w:delText xml:space="preserve">或 </w:delText>
        </w:r>
      </w:del>
      <w:del w:id="197" w:author="Unknown Author" w:date="2025-11-22T21:34:45Z">
        <w:r>
          <w:rPr>
            <w:rFonts w:eastAsia="標楷體" w:cs="新細明體" w:ascii="標楷體" w:hAnsi="標楷體"/>
            <w:kern w:val="0"/>
            <w:szCs w:val="24"/>
          </w:rPr>
          <w:delText xml:space="preserve">Pickle </w:delText>
        </w:r>
      </w:del>
      <w:del w:id="198" w:author="Unknown Author" w:date="2025-11-22T21:34:45Z">
        <w:r>
          <w:rPr>
            <w:rFonts w:ascii="標楷體" w:hAnsi="標楷體" w:cs="新細明體" w:eastAsia="標楷體"/>
            <w:kern w:val="0"/>
            <w:szCs w:val="24"/>
          </w:rPr>
          <w:delText>格式）。</w:delText>
        </w:r>
      </w:del>
    </w:p>
    <w:p>
      <w:pPr>
        <w:pStyle w:val="Normal"/>
        <w:widowControl/>
        <w:rPr>
          <w:rFonts w:ascii="標楷體" w:hAnsi="標楷體" w:eastAsia="標楷體" w:cs="新細明體"/>
          <w:b/>
          <w:b/>
          <w:bCs/>
          <w:kern w:val="0"/>
          <w:sz w:val="36"/>
          <w:szCs w:val="36"/>
          <w:del w:id="201" w:author="Unknown Author" w:date="2025-11-22T21:34:45Z"/>
        </w:rPr>
      </w:pPr>
      <w:del w:id="200" w:author="Unknown Author" w:date="2025-11-22T21:34:45Z">
        <w:r>
          <w:rPr>
            <w:rFonts w:eastAsia="標楷體" w:cs="新細明體" w:ascii="標楷體" w:hAnsi="標楷體"/>
            <w:b/>
            <w:bCs/>
            <w:kern w:val="0"/>
            <w:sz w:val="36"/>
            <w:szCs w:val="36"/>
          </w:rPr>
        </w:r>
      </w:del>
    </w:p>
    <w:p>
      <w:pPr>
        <w:pStyle w:val="Normal"/>
        <w:widowControl/>
        <w:rPr>
          <w:rFonts w:ascii="標楷體" w:hAnsi="標楷體" w:eastAsia="標楷體"/>
          <w:b/>
          <w:b/>
          <w:szCs w:val="32"/>
          <w:del w:id="203" w:author="Unknown Author" w:date="2025-11-22T21:34:45Z"/>
        </w:rPr>
      </w:pPr>
      <w:del w:id="202" w:author="Unknown Author" w:date="2025-11-22T21:34:45Z">
        <w:r>
          <w:rPr>
            <w:rFonts w:eastAsia="標楷體" w:ascii="標楷體" w:hAnsi="標楷體"/>
            <w:b/>
            <w:szCs w:val="32"/>
          </w:rPr>
        </w:r>
      </w:del>
    </w:p>
    <w:p>
      <w:pPr>
        <w:pStyle w:val="Normal"/>
        <w:widowControl/>
        <w:jc w:val="center"/>
        <w:rPr>
          <w:rFonts w:ascii="標楷體" w:hAnsi="標楷體" w:eastAsia="標楷體"/>
          <w:b/>
          <w:b/>
          <w:sz w:val="72"/>
          <w:szCs w:val="144"/>
          <w:del w:id="210" w:author="Unknown Author" w:date="2025-11-22T21:34:45Z"/>
        </w:rPr>
      </w:pPr>
      <w:del w:id="204" w:author="Unknown Author" w:date="2025-11-22T21:34:45Z">
        <w:r>
          <w:rPr>
            <w:rFonts w:ascii="標楷體" w:hAnsi="標楷體" w:eastAsia="標楷體"/>
            <w:b/>
            <w:sz w:val="72"/>
            <w:szCs w:val="144"/>
          </w:rPr>
          <w:delText>小遊戲</w:delText>
        </w:r>
      </w:del>
      <w:del w:id="205" w:author="Unknown Author" w:date="2025-11-22T21:34:45Z">
        <w:r>
          <w:rPr>
            <w:rFonts w:eastAsia="標楷體" w:ascii="標楷體" w:hAnsi="標楷體"/>
            <w:b/>
            <w:sz w:val="72"/>
            <w:szCs w:val="144"/>
          </w:rPr>
          <w:delText>(</w:delText>
        </w:r>
      </w:del>
      <w:del w:id="206" w:author="Unknown Author" w:date="2025-11-22T21:34:45Z">
        <w:r>
          <w:rPr>
            <w:rFonts w:ascii="標楷體" w:hAnsi="標楷體" w:eastAsia="標楷體"/>
            <w:b/>
            <w:sz w:val="72"/>
            <w:szCs w:val="144"/>
          </w:rPr>
          <w:delText>備選</w:delText>
        </w:r>
      </w:del>
      <w:ins w:id="207" w:author="user" w:date="2025-11-20T14:04:00Z">
        <w:del w:id="208" w:author="Unknown Author" w:date="2025-11-22T21:34:45Z">
          <w:r>
            <w:rPr>
              <w:rFonts w:ascii="標楷體" w:hAnsi="標楷體" w:eastAsia="標楷體"/>
              <w:b/>
              <w:sz w:val="72"/>
              <w:szCs w:val="144"/>
            </w:rPr>
            <w:delText>方案</w:delText>
          </w:r>
        </w:del>
      </w:ins>
      <w:del w:id="209" w:author="Unknown Author" w:date="2025-11-22T21:34:45Z">
        <w:r>
          <w:rPr>
            <w:rFonts w:eastAsia="標楷體" w:ascii="標楷體" w:hAnsi="標楷體"/>
            <w:b/>
            <w:sz w:val="72"/>
            <w:szCs w:val="144"/>
          </w:rPr>
          <w:delText>)</w:delText>
        </w:r>
      </w:del>
    </w:p>
    <w:p>
      <w:pPr>
        <w:pStyle w:val="Normal"/>
        <w:widowControl/>
        <w:bidi w:val="0"/>
        <w:spacing w:before="0" w:after="0"/>
        <w:jc w:val="center"/>
        <w:rPr>
          <w:rFonts w:ascii="標楷體" w:hAnsi="標楷體" w:eastAsia="標楷體"/>
          <w:b/>
          <w:b/>
          <w:sz w:val="72"/>
          <w:szCs w:val="144"/>
          <w:del w:id="212" w:author="Unknown Author" w:date="2025-11-22T21:34:45Z"/>
        </w:rPr>
      </w:pPr>
      <w:del w:id="211" w:author="Unknown Author" w:date="2025-11-22T21:34:45Z">
        <w:r>
          <w:rPr>
            <w:rFonts w:eastAsia="標楷體" w:ascii="標楷體" w:hAnsi="標楷體"/>
            <w:b/>
            <w:sz w:val="52"/>
            <w:szCs w:val="52"/>
            <w:u w:val="single"/>
          </w:rPr>
          <w:delText>Soccer Game</w:delText>
        </w:r>
      </w:del>
    </w:p>
    <w:p>
      <w:pPr>
        <w:pStyle w:val="Normal"/>
        <w:widowControl/>
        <w:bidi w:val="0"/>
        <w:spacing w:before="0" w:after="0"/>
        <w:jc w:val="center"/>
        <w:rPr>
          <w:rFonts w:ascii="標楷體" w:hAnsi="標楷體" w:eastAsia="標楷體"/>
          <w:b/>
          <w:b/>
          <w:sz w:val="72"/>
          <w:szCs w:val="144"/>
          <w:del w:id="214" w:author="Unknown Author" w:date="2025-11-22T21:34:45Z"/>
        </w:rPr>
      </w:pPr>
      <w:del w:id="213" w:author="Unknown Author" w:date="2025-11-22T21:34:45Z">
        <w:r>
          <w:rPr/>
          <w:drawing>
            <wp:inline distT="0" distB="0" distL="0" distR="0">
              <wp:extent cx="5274310" cy="2400300"/>
              <wp:effectExtent l="0" t="0" r="0" b="0"/>
              <wp:docPr id="11" name="圖片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7" descr=""/>
                      <pic:cNvPicPr>
                        <a:picLocks noChangeAspect="1" noChangeArrowheads="1"/>
                      </pic:cNvPicPr>
                    </pic:nvPicPr>
                    <pic:blipFill>
                      <a:blip r:embed="rId15"/>
                      <a:stretch>
                        <a:fillRect/>
                      </a:stretch>
                    </pic:blipFill>
                    <pic:spPr bwMode="auto">
                      <a:xfrm>
                        <a:off x="0" y="0"/>
                        <a:ext cx="5274310" cy="2400300"/>
                      </a:xfrm>
                      <a:prstGeom prst="rect">
                        <a:avLst/>
                      </a:prstGeom>
                    </pic:spPr>
                  </pic:pic>
                </a:graphicData>
              </a:graphic>
            </wp:inline>
          </w:drawing>
        </w:r>
      </w:del>
    </w:p>
    <w:p>
      <w:pPr>
        <w:pStyle w:val="Normal"/>
        <w:widowControl/>
        <w:bidi w:val="0"/>
        <w:spacing w:before="0" w:after="0"/>
        <w:jc w:val="center"/>
        <w:rPr>
          <w:rFonts w:ascii="標楷體" w:hAnsi="標楷體" w:eastAsia="標楷體"/>
          <w:b/>
          <w:b/>
          <w:sz w:val="72"/>
          <w:szCs w:val="144"/>
          <w:del w:id="220" w:author="Unknown Author" w:date="2025-11-22T21:34:45Z"/>
        </w:rPr>
      </w:pPr>
      <w:del w:id="215" w:author="Unknown Author" w:date="2025-11-22T21:34:45Z">
        <w:r>
          <w:rPr/>
          <w:delText>(</w:delText>
        </w:r>
      </w:del>
      <w:del w:id="216" w:author="Unknown Author" w:date="2025-11-22T21:34:45Z">
        <w:r>
          <w:rPr/>
          <w:delText>摘錄自</w:delText>
        </w:r>
      </w:del>
      <w:hyperlink r:id="rId16">
        <w:del w:id="217" w:author="Unknown Author" w:date="2025-11-22T21:34:45Z">
          <w:r>
            <w:rPr>
              <w:rStyle w:val="InternetLink"/>
              <w:rFonts w:eastAsia="標楷體" w:ascii="標楷體" w:hAnsi="標楷體"/>
            </w:rPr>
            <w:delText>https://virajvaitha.medium.com/unity-ml-agents-2022-installation-e8af1eab2dd</w:delText>
          </w:r>
        </w:del>
      </w:hyperlink>
      <w:del w:id="218" w:author="Unknown Author" w:date="2025-11-22T21:34:45Z">
        <w:r>
          <w:rPr>
            <w:rFonts w:eastAsia="標楷體" w:ascii="標楷體" w:hAnsi="標楷體"/>
          </w:rPr>
          <w:delText xml:space="preserve"> </w:delText>
        </w:r>
      </w:del>
      <w:del w:id="219" w:author="Unknown Author" w:date="2025-11-22T21:34:45Z">
        <w:r>
          <w:rPr/>
          <w:delText>)</w:delText>
        </w:r>
      </w:del>
    </w:p>
    <w:p>
      <w:pPr>
        <w:pStyle w:val="Normal"/>
        <w:widowControl/>
        <w:bidi w:val="0"/>
        <w:spacing w:before="0" w:after="0"/>
        <w:jc w:val="center"/>
        <w:rPr>
          <w:rFonts w:ascii="標楷體" w:hAnsi="標楷體" w:eastAsia="標楷體"/>
          <w:b/>
          <w:b/>
          <w:sz w:val="72"/>
          <w:szCs w:val="144"/>
          <w:del w:id="225" w:author="Unknown Author" w:date="2025-11-22T21:34:45Z"/>
        </w:rPr>
      </w:pPr>
      <w:del w:id="221" w:author="Unknown Author" w:date="2025-11-22T21:34:45Z">
        <w:r>
          <w:rPr>
            <w:rFonts w:ascii="標楷體" w:hAnsi="標楷體" w:eastAsia="標楷體"/>
          </w:rPr>
          <w:delText>文章使用演算法</w:delText>
        </w:r>
      </w:del>
      <w:del w:id="222" w:author="Unknown Author" w:date="2025-11-22T21:34:45Z">
        <w:r>
          <w:rPr>
            <w:rFonts w:eastAsia="標楷體" w:ascii="標楷體" w:hAnsi="標楷體"/>
          </w:rPr>
          <w:br/>
          <w:delText>PPO</w:delText>
        </w:r>
      </w:del>
      <w:del w:id="223" w:author="Unknown Author" w:date="2025-11-22T21:34:45Z">
        <w:r>
          <w:rPr>
            <w:rFonts w:eastAsia="標楷體" w:ascii="標楷體" w:hAnsi="標楷體"/>
            <w:b/>
            <w:bCs/>
          </w:rPr>
          <w:delText xml:space="preserve">  Proximal Policy Optimization</w:delText>
        </w:r>
      </w:del>
      <w:del w:id="224" w:author="Unknown Author" w:date="2025-11-22T21:34:45Z">
        <w:r>
          <w:rPr>
            <w:rFonts w:ascii="標楷體" w:hAnsi="標楷體" w:eastAsia="標楷體"/>
          </w:rPr>
          <w:delText>（近端策略優化）</w:delText>
        </w:r>
      </w:del>
    </w:p>
    <w:p>
      <w:pPr>
        <w:pStyle w:val="Normal"/>
        <w:widowControl/>
        <w:bidi w:val="0"/>
        <w:spacing w:before="0" w:after="0"/>
        <w:jc w:val="center"/>
        <w:rPr>
          <w:rFonts w:ascii="標楷體" w:hAnsi="標楷體" w:eastAsia="標楷體"/>
          <w:b/>
          <w:b/>
          <w:sz w:val="72"/>
          <w:szCs w:val="144"/>
          <w:del w:id="227" w:author="Unknown Author" w:date="2025-11-22T21:34:45Z"/>
        </w:rPr>
      </w:pPr>
      <w:del w:id="226" w:author="Unknown Author" w:date="2025-11-22T21:34:45Z">
        <w:r>
          <w:rPr>
            <w:rFonts w:eastAsia="標楷體" w:ascii="標楷體" w:hAnsi="標楷體"/>
          </w:rPr>
        </w:r>
      </w:del>
    </w:p>
    <w:p>
      <w:pPr>
        <w:pStyle w:val="Normal"/>
        <w:widowControl/>
        <w:bidi w:val="0"/>
        <w:spacing w:before="0" w:after="0"/>
        <w:jc w:val="center"/>
        <w:rPr>
          <w:rFonts w:ascii="標楷體" w:hAnsi="標楷體" w:eastAsia="標楷體"/>
          <w:b/>
          <w:b/>
          <w:sz w:val="72"/>
          <w:szCs w:val="144"/>
          <w:del w:id="236" w:author="Unknown Author" w:date="2025-11-22T21:34:45Z"/>
        </w:rPr>
      </w:pPr>
      <w:del w:id="228" w:author="Unknown Author" w:date="2025-11-22T21:34:45Z">
        <w:r>
          <w:rPr>
            <w:rFonts w:eastAsia="標楷體" w:ascii="標楷體" w:hAnsi="標楷體"/>
          </w:rPr>
          <w:delText xml:space="preserve">PPO </w:delText>
        </w:r>
      </w:del>
      <w:del w:id="229" w:author="Unknown Author" w:date="2025-11-22T21:34:45Z">
        <w:r>
          <w:rPr>
            <w:rFonts w:ascii="標楷體" w:hAnsi="標楷體" w:eastAsia="標楷體"/>
          </w:rPr>
          <w:delText>演算法的損失函數</w:delText>
        </w:r>
      </w:del>
      <w:del w:id="230" w:author="Unknown Author" w:date="2025-11-22T21:34:45Z">
        <w:r>
          <w:rPr>
            <w:rFonts w:eastAsia="標楷體" w:ascii="標楷體" w:hAnsi="標楷體"/>
          </w:rPr>
          <w:delText>(</w:delText>
        </w:r>
      </w:del>
      <w:del w:id="231" w:author="Unknown Author" w:date="2025-11-22T21:34:45Z">
        <w:r>
          <w:rPr>
            <w:rFonts w:ascii="標楷體" w:hAnsi="標楷體" w:eastAsia="標楷體"/>
            <w:color w:val="FF0000"/>
          </w:rPr>
          <w:delText>但用</w:delText>
        </w:r>
      </w:del>
      <w:del w:id="232" w:author="Unknown Author" w:date="2025-11-22T21:34:45Z">
        <w:r>
          <w:rPr>
            <w:rFonts w:eastAsia="標楷體" w:ascii="標楷體" w:hAnsi="標楷體"/>
            <w:color w:val="FF0000"/>
          </w:rPr>
          <w:delText>Unity</w:delText>
        </w:r>
      </w:del>
      <w:del w:id="233" w:author="Unknown Author" w:date="2025-11-22T21:34:45Z">
        <w:r>
          <w:rPr>
            <w:rFonts w:ascii="標楷體" w:hAnsi="標楷體" w:eastAsia="標楷體"/>
            <w:color w:val="FF0000"/>
          </w:rPr>
          <w:delText>裡面好像已經有設定了</w:delText>
        </w:r>
      </w:del>
      <w:del w:id="234" w:author="Unknown Author" w:date="2025-11-22T21:34:45Z">
        <w:r>
          <w:rPr>
            <w:rFonts w:eastAsia="標楷體" w:ascii="標楷體" w:hAnsi="標楷體"/>
            <w:color w:val="FF0000"/>
          </w:rPr>
          <w:delText>!</w:delText>
        </w:r>
      </w:del>
      <w:del w:id="235" w:author="Unknown Author" w:date="2025-11-22T21:34:45Z">
        <w:r>
          <w:rPr>
            <w:rFonts w:eastAsia="標楷體" w:ascii="標楷體" w:hAnsi="標楷體"/>
          </w:rPr>
          <w:delText>)</w:delText>
        </w:r>
      </w:del>
    </w:p>
    <w:p>
      <w:pPr>
        <w:pStyle w:val="Normal"/>
        <w:widowControl/>
        <w:bidi w:val="0"/>
        <w:spacing w:before="0" w:after="0"/>
        <w:jc w:val="center"/>
        <w:rPr>
          <w:rFonts w:ascii="標楷體" w:hAnsi="標楷體" w:eastAsia="標楷體"/>
          <w:b/>
          <w:b/>
          <w:sz w:val="72"/>
          <w:szCs w:val="144"/>
          <w:del w:id="243" w:author="Unknown Author" w:date="2025-11-22T21:34:45Z"/>
        </w:rPr>
      </w:pPr>
      <w:del w:id="237" w:author="Unknown Author" w:date="2025-11-22T21:34:45Z">
        <w:r>
          <w:rPr>
            <w:rFonts w:ascii="標楷體" w:hAnsi="標楷體" w:eastAsia="標楷體"/>
          </w:rPr>
          <w:delText xml:space="preserve">如果使用 </w:delText>
        </w:r>
      </w:del>
      <w:del w:id="238" w:author="Unknown Author" w:date="2025-11-22T21:34:45Z">
        <w:r>
          <w:rPr>
            <w:rFonts w:eastAsia="標楷體" w:ascii="標楷體" w:hAnsi="標楷體"/>
            <w:b/>
            <w:bCs/>
          </w:rPr>
          <w:delText>PPO (Proximal Policy Optimization)</w:delText>
        </w:r>
      </w:del>
      <w:del w:id="239" w:author="Unknown Author" w:date="2025-11-22T21:34:45Z">
        <w:r>
          <w:rPr>
            <w:rFonts w:eastAsia="標楷體" w:ascii="標楷體" w:hAnsi="標楷體"/>
          </w:rPr>
          <w:delText xml:space="preserve"> </w:delText>
        </w:r>
      </w:del>
      <w:del w:id="240" w:author="Unknown Author" w:date="2025-11-22T21:34:45Z">
        <w:r>
          <w:rPr>
            <w:rFonts w:ascii="標楷體" w:hAnsi="標楷體" w:eastAsia="標楷體"/>
          </w:rPr>
          <w:delText>演算法，它實際上會使用</w:delText>
        </w:r>
      </w:del>
      <w:del w:id="241" w:author="Unknown Author" w:date="2025-11-22T21:34:45Z">
        <w:r>
          <w:rPr>
            <w:rFonts w:ascii="標楷體" w:hAnsi="標楷體" w:eastAsia="標楷體"/>
            <w:b/>
            <w:bCs/>
          </w:rPr>
          <w:delText>兩個主要</w:delText>
        </w:r>
      </w:del>
      <w:del w:id="242" w:author="Unknown Author" w:date="2025-11-22T21:34:45Z">
        <w:r>
          <w:rPr>
            <w:rFonts w:ascii="標楷體" w:hAnsi="標楷體" w:eastAsia="標楷體"/>
          </w:rPr>
          <w:delText>的損失函數來進行優化：</w:delText>
        </w:r>
      </w:del>
    </w:p>
    <w:p>
      <w:pPr>
        <w:pStyle w:val="Normal"/>
        <w:widowControl/>
        <w:numPr>
          <w:ilvl w:val="0"/>
          <w:numId w:val="0"/>
        </w:numPr>
        <w:bidi w:val="0"/>
        <w:spacing w:before="0" w:after="0"/>
        <w:jc w:val="center"/>
        <w:rPr>
          <w:rFonts w:ascii="標楷體" w:hAnsi="標楷體" w:eastAsia="標楷體"/>
          <w:b/>
          <w:b/>
          <w:sz w:val="72"/>
          <w:szCs w:val="144"/>
          <w:del w:id="255" w:author="Unknown Author" w:date="2025-11-22T21:34:45Z"/>
        </w:rPr>
      </w:pPr>
      <w:del w:id="244" w:author="Unknown Author" w:date="2025-11-22T21:34:45Z">
        <w:r>
          <w:rPr>
            <w:rFonts w:ascii="標楷體" w:hAnsi="標楷體" w:eastAsia="標楷體"/>
            <w:b/>
            <w:bCs/>
          </w:rPr>
          <w:delText xml:space="preserve">策略損失 </w:delText>
        </w:r>
      </w:del>
      <w:del w:id="245" w:author="Unknown Author" w:date="2025-11-22T21:34:45Z">
        <w:r>
          <w:rPr>
            <w:rFonts w:eastAsia="標楷體" w:ascii="標楷體" w:hAnsi="標楷體"/>
            <w:b/>
            <w:bCs/>
          </w:rPr>
          <w:delText>(Policy Loss)</w:delText>
        </w:r>
      </w:del>
      <w:del w:id="246" w:author="Unknown Author" w:date="2025-11-22T21:34:45Z">
        <w:r>
          <w:rPr>
            <w:rFonts w:ascii="標楷體" w:hAnsi="標楷體" w:eastAsia="標楷體"/>
          </w:rPr>
          <w:delText>：用於更新智能體的</w:delText>
        </w:r>
      </w:del>
      <w:del w:id="247" w:author="Unknown Author" w:date="2025-11-22T21:34:45Z">
        <w:r>
          <w:rPr>
            <w:rFonts w:ascii="標楷體" w:hAnsi="標楷體" w:eastAsia="標楷體"/>
            <w:b/>
            <w:bCs/>
          </w:rPr>
          <w:delText>策略</w:delText>
        </w:r>
      </w:del>
      <w:del w:id="248" w:author="Unknown Author" w:date="2025-11-22T21:34:45Z">
        <w:r>
          <w:rPr>
            <w:rFonts w:ascii="標楷體" w:hAnsi="標楷體" w:eastAsia="標楷體"/>
          </w:rPr>
          <w:delText>（即決定採取什麼行動），目的是最大化累積獎勵。</w:delText>
        </w:r>
      </w:del>
      <w:del w:id="249" w:author="Unknown Author" w:date="2025-11-22T21:34:45Z">
        <w:r>
          <w:rPr>
            <w:rFonts w:eastAsia="標楷體" w:ascii="標楷體" w:hAnsi="標楷體"/>
          </w:rPr>
          <w:delText xml:space="preserve">PPO </w:delText>
        </w:r>
      </w:del>
      <w:del w:id="250" w:author="Unknown Author" w:date="2025-11-22T21:34:45Z">
        <w:r>
          <w:rPr>
            <w:rFonts w:ascii="標楷體" w:hAnsi="標楷體" w:eastAsia="標楷體"/>
          </w:rPr>
          <w:delText>的策略損失包含一個</w:delText>
        </w:r>
      </w:del>
      <w:del w:id="251" w:author="Unknown Author" w:date="2025-11-22T21:34:45Z">
        <w:r>
          <w:rPr>
            <w:rFonts w:ascii="標楷體" w:hAnsi="標楷體" w:eastAsia="標楷體"/>
            <w:b/>
            <w:bCs/>
          </w:rPr>
          <w:delText xml:space="preserve">剪輯 </w:delText>
        </w:r>
      </w:del>
      <w:del w:id="252" w:author="Unknown Author" w:date="2025-11-22T21:34:45Z">
        <w:r>
          <w:rPr>
            <w:rFonts w:eastAsia="標楷體" w:ascii="標楷體" w:hAnsi="標楷體"/>
            <w:b/>
            <w:bCs/>
          </w:rPr>
          <w:delText>(clipping)</w:delText>
        </w:r>
      </w:del>
      <w:del w:id="253" w:author="Unknown Author" w:date="2025-11-22T21:34:45Z">
        <w:r>
          <w:rPr>
            <w:rFonts w:eastAsia="標楷體" w:ascii="標楷體" w:hAnsi="標楷體"/>
          </w:rPr>
          <w:delText xml:space="preserve"> </w:delText>
        </w:r>
      </w:del>
      <w:del w:id="254" w:author="Unknown Author" w:date="2025-11-22T21:34:45Z">
        <w:r>
          <w:rPr>
            <w:rFonts w:ascii="標楷體" w:hAnsi="標楷體" w:eastAsia="標楷體"/>
          </w:rPr>
          <w:delText>機制，用於防止策略更新步長過大。</w:delText>
        </w:r>
      </w:del>
    </w:p>
    <w:p>
      <w:pPr>
        <w:pStyle w:val="Normal"/>
        <w:widowControl/>
        <w:numPr>
          <w:ilvl w:val="0"/>
          <w:numId w:val="0"/>
        </w:numPr>
        <w:bidi w:val="0"/>
        <w:spacing w:before="0" w:after="0"/>
        <w:jc w:val="center"/>
        <w:rPr>
          <w:rFonts w:ascii="標楷體" w:hAnsi="標楷體" w:eastAsia="標楷體"/>
          <w:b/>
          <w:b/>
          <w:sz w:val="72"/>
          <w:szCs w:val="144"/>
          <w:del w:id="270" w:author="Unknown Author" w:date="2025-11-22T21:34:45Z"/>
        </w:rPr>
      </w:pPr>
      <w:del w:id="256" w:author="Unknown Author" w:date="2025-11-22T21:34:45Z">
        <w:r>
          <w:rPr>
            <w:rFonts w:ascii="標楷體" w:hAnsi="標楷體" w:eastAsia="標楷體"/>
            <w:b/>
            <w:bCs/>
          </w:rPr>
          <w:delText>您的設定方式</w:delText>
        </w:r>
      </w:del>
      <w:del w:id="257" w:author="Unknown Author" w:date="2025-11-22T21:34:45Z">
        <w:r>
          <w:rPr>
            <w:rFonts w:ascii="標楷體" w:hAnsi="標楷體" w:eastAsia="標楷體"/>
          </w:rPr>
          <w:delText xml:space="preserve">：主要透過調整 </w:delText>
        </w:r>
      </w:del>
      <w:del w:id="258" w:author="Unknown Author" w:date="2025-11-22T21:34:45Z">
        <w:r>
          <w:rPr>
            <w:rStyle w:val="HTMLCode"/>
            <w:rFonts w:eastAsia="標楷體" w:ascii="標楷體" w:hAnsi="標楷體"/>
          </w:rPr>
          <w:delText>config/trainer_config.yaml</w:delText>
        </w:r>
      </w:del>
      <w:del w:id="259" w:author="Unknown Author" w:date="2025-11-22T21:34:45Z">
        <w:r>
          <w:rPr>
            <w:rFonts w:eastAsia="標楷體" w:ascii="標楷體" w:hAnsi="標楷體"/>
          </w:rPr>
          <w:delText xml:space="preserve"> </w:delText>
        </w:r>
      </w:del>
      <w:del w:id="260" w:author="Unknown Author" w:date="2025-11-22T21:34:45Z">
        <w:r>
          <w:rPr>
            <w:rFonts w:ascii="標楷體" w:hAnsi="標楷體" w:eastAsia="標楷體"/>
          </w:rPr>
          <w:delText>檔案中的</w:delText>
        </w:r>
      </w:del>
      <w:del w:id="261" w:author="Unknown Author" w:date="2025-11-22T21:34:45Z">
        <w:r>
          <w:rPr>
            <w:rFonts w:ascii="標楷體" w:hAnsi="標楷體" w:eastAsia="標楷體"/>
            <w:b/>
            <w:bCs/>
          </w:rPr>
          <w:delText>超參數</w:delText>
        </w:r>
      </w:del>
      <w:del w:id="262" w:author="Unknown Author" w:date="2025-11-22T21:34:45Z">
        <w:r>
          <w:rPr>
            <w:rFonts w:ascii="標楷體" w:hAnsi="標楷體" w:eastAsia="標楷體"/>
          </w:rPr>
          <w:delText xml:space="preserve">（例如 </w:delText>
        </w:r>
      </w:del>
      <w:del w:id="263" w:author="Unknown Author" w:date="2025-11-22T21:34:45Z">
        <w:r>
          <w:rPr>
            <w:rStyle w:val="HTMLCode"/>
            <w:rFonts w:eastAsia="標楷體" w:ascii="標楷體" w:hAnsi="標楷體"/>
          </w:rPr>
          <w:delText>learning_rate</w:delText>
        </w:r>
      </w:del>
      <w:del w:id="264" w:author="Unknown Author" w:date="2025-11-22T21:34:45Z">
        <w:r>
          <w:rPr>
            <w:rFonts w:ascii="標楷體" w:hAnsi="標楷體" w:eastAsia="標楷體"/>
          </w:rPr>
          <w:delText>、</w:delText>
        </w:r>
      </w:del>
      <w:del w:id="265" w:author="Unknown Author" w:date="2025-11-22T21:34:45Z">
        <w:r>
          <w:rPr>
            <w:rStyle w:val="HTMLCode"/>
            <w:rFonts w:eastAsia="標楷體" w:ascii="標楷體" w:hAnsi="標楷體"/>
          </w:rPr>
          <w:delText>beta</w:delText>
        </w:r>
      </w:del>
      <w:del w:id="266" w:author="Unknown Author" w:date="2025-11-22T21:34:45Z">
        <w:r>
          <w:rPr>
            <w:rFonts w:ascii="標楷體" w:hAnsi="標楷體" w:eastAsia="標楷體"/>
          </w:rPr>
          <w:delText>、</w:delText>
        </w:r>
      </w:del>
      <w:del w:id="267" w:author="Unknown Author" w:date="2025-11-22T21:34:45Z">
        <w:r>
          <w:rPr>
            <w:rStyle w:val="HTMLCode"/>
            <w:rFonts w:eastAsia="標楷體" w:ascii="標楷體" w:hAnsi="標楷體"/>
          </w:rPr>
          <w:delText>epsilon</w:delText>
        </w:r>
      </w:del>
      <w:del w:id="268" w:author="Unknown Author" w:date="2025-11-22T21:34:45Z">
        <w:r>
          <w:rPr>
            <w:rFonts w:eastAsia="標楷體" w:ascii="標楷體" w:hAnsi="標楷體"/>
          </w:rPr>
          <w:delText xml:space="preserve"> </w:delText>
        </w:r>
      </w:del>
      <w:del w:id="269" w:author="Unknown Author" w:date="2025-11-22T21:34:45Z">
        <w:r>
          <w:rPr>
            <w:rFonts w:ascii="標楷體" w:hAnsi="標楷體" w:eastAsia="標楷體"/>
          </w:rPr>
          <w:delText>等）來間接影響這個損失函數的優化過程。</w:delText>
        </w:r>
      </w:del>
    </w:p>
    <w:p>
      <w:pPr>
        <w:pStyle w:val="Normal"/>
        <w:widowControl/>
        <w:numPr>
          <w:ilvl w:val="0"/>
          <w:numId w:val="0"/>
        </w:numPr>
        <w:bidi w:val="0"/>
        <w:spacing w:before="0" w:after="0"/>
        <w:jc w:val="center"/>
        <w:rPr>
          <w:rFonts w:ascii="標楷體" w:hAnsi="標楷體" w:eastAsia="標楷體"/>
          <w:b/>
          <w:b/>
          <w:sz w:val="72"/>
          <w:szCs w:val="144"/>
          <w:del w:id="276" w:author="Unknown Author" w:date="2025-11-22T21:34:45Z"/>
        </w:rPr>
      </w:pPr>
      <w:del w:id="271" w:author="Unknown Author" w:date="2025-11-22T21:34:45Z">
        <w:r>
          <w:rPr>
            <w:rFonts w:ascii="標楷體" w:hAnsi="標楷體" w:eastAsia="標楷體"/>
            <w:b/>
            <w:bCs/>
          </w:rPr>
          <w:delText xml:space="preserve">價值損失 </w:delText>
        </w:r>
      </w:del>
      <w:del w:id="272" w:author="Unknown Author" w:date="2025-11-22T21:34:45Z">
        <w:r>
          <w:rPr>
            <w:rFonts w:eastAsia="標楷體" w:ascii="標楷體" w:hAnsi="標楷體"/>
            <w:b/>
            <w:bCs/>
          </w:rPr>
          <w:delText>(Value Loss)</w:delText>
        </w:r>
      </w:del>
      <w:del w:id="273" w:author="Unknown Author" w:date="2025-11-22T21:34:45Z">
        <w:r>
          <w:rPr>
            <w:rFonts w:ascii="標楷體" w:hAnsi="標楷體" w:eastAsia="標楷體"/>
          </w:rPr>
          <w:delText>：用於更新</w:delText>
        </w:r>
      </w:del>
      <w:del w:id="274" w:author="Unknown Author" w:date="2025-11-22T21:34:45Z">
        <w:r>
          <w:rPr>
            <w:rFonts w:ascii="標楷體" w:hAnsi="標楷體" w:eastAsia="標楷體"/>
            <w:b/>
            <w:bCs/>
          </w:rPr>
          <w:delText>價值函數</w:delText>
        </w:r>
      </w:del>
      <w:del w:id="275" w:author="Unknown Author" w:date="2025-11-22T21:34:45Z">
        <w:r>
          <w:rPr>
            <w:rFonts w:ascii="標楷體" w:hAnsi="標楷體" w:eastAsia="標楷體"/>
          </w:rPr>
          <w:delText>（即預測特定狀態下的預期回報），這個函數有助於指導策略的學習。</w:delText>
        </w:r>
      </w:del>
    </w:p>
    <w:p>
      <w:pPr>
        <w:pStyle w:val="Normal"/>
        <w:widowControl/>
        <w:numPr>
          <w:ilvl w:val="0"/>
          <w:numId w:val="0"/>
        </w:numPr>
        <w:bidi w:val="0"/>
        <w:spacing w:before="0" w:after="0"/>
        <w:jc w:val="center"/>
        <w:rPr>
          <w:rFonts w:ascii="標楷體" w:hAnsi="標楷體" w:eastAsia="標楷體"/>
          <w:b/>
          <w:b/>
          <w:sz w:val="72"/>
          <w:szCs w:val="144"/>
          <w:del w:id="281" w:author="Unknown Author" w:date="2025-11-22T21:34:45Z"/>
        </w:rPr>
      </w:pPr>
      <w:del w:id="277" w:author="Unknown Author" w:date="2025-11-22T21:34:45Z">
        <w:r>
          <w:rPr>
            <w:rFonts w:ascii="標楷體" w:hAnsi="標楷體" w:eastAsia="標楷體"/>
            <w:b/>
            <w:bCs/>
          </w:rPr>
          <w:delText>設定方式</w:delText>
        </w:r>
      </w:del>
      <w:del w:id="278" w:author="Unknown Author" w:date="2025-11-22T21:34:45Z">
        <w:r>
          <w:rPr>
            <w:rFonts w:ascii="標楷體" w:hAnsi="標楷體" w:eastAsia="標楷體"/>
          </w:rPr>
          <w:delText xml:space="preserve">：可以調整價值函數的相關參數（例如 </w:delText>
        </w:r>
      </w:del>
      <w:del w:id="279" w:author="Unknown Author" w:date="2025-11-22T21:34:45Z">
        <w:r>
          <w:rPr>
            <w:rStyle w:val="HTMLCode"/>
          </w:rPr>
          <w:delText>value_function_coeff</w:delText>
        </w:r>
      </w:del>
      <w:del w:id="280" w:author="Unknown Author" w:date="2025-11-22T21:34:45Z">
        <w:r>
          <w:rPr/>
          <w:delText>）。</w:delText>
        </w:r>
      </w:del>
    </w:p>
    <w:p>
      <w:pPr>
        <w:pStyle w:val="Normal"/>
        <w:widowControl/>
        <w:bidi w:val="0"/>
        <w:spacing w:before="0" w:after="0"/>
        <w:jc w:val="center"/>
        <w:rPr>
          <w:rFonts w:ascii="標楷體" w:hAnsi="標楷體" w:eastAsia="標楷體"/>
          <w:b/>
          <w:b/>
          <w:sz w:val="72"/>
          <w:szCs w:val="144"/>
          <w:del w:id="283" w:author="Unknown Author" w:date="2025-11-22T21:34:45Z"/>
        </w:rPr>
      </w:pPr>
      <w:del w:id="282" w:author="Unknown Author" w:date="2025-11-22T21:34:45Z">
        <w:r>
          <w:rPr/>
          <w:delText xml:space="preserve"> </w:delText>
        </w:r>
      </w:del>
    </w:p>
    <w:p>
      <w:pPr>
        <w:pStyle w:val="Normal"/>
        <w:widowControl/>
        <w:bidi w:val="0"/>
        <w:spacing w:before="0" w:after="0"/>
        <w:jc w:val="center"/>
        <w:rPr>
          <w:rFonts w:ascii="標楷體" w:hAnsi="標楷體" w:eastAsia="標楷體"/>
          <w:b/>
          <w:b/>
          <w:sz w:val="72"/>
          <w:szCs w:val="144"/>
          <w:del w:id="285" w:author="Unknown Author" w:date="2025-11-22T21:34:45Z"/>
        </w:rPr>
      </w:pPr>
      <w:del w:id="284" w:author="Unknown Author" w:date="2025-11-22T21:34:45Z">
        <w:r>
          <w:rPr/>
          <w:delText>Machine Learning AI in Unity! (ML-Agents)</w:delText>
        </w:r>
      </w:del>
    </w:p>
    <w:p>
      <w:pPr>
        <w:pStyle w:val="Normal"/>
        <w:widowControl/>
        <w:bidi w:val="0"/>
        <w:spacing w:before="0" w:after="0"/>
        <w:jc w:val="center"/>
        <w:rPr>
          <w:rFonts w:ascii="標楷體" w:hAnsi="標楷體" w:eastAsia="標楷體"/>
          <w:b/>
          <w:b/>
          <w:sz w:val="72"/>
          <w:szCs w:val="144"/>
          <w:del w:id="287" w:author="Unknown Author" w:date="2025-11-22T21:34:45Z"/>
        </w:rPr>
      </w:pPr>
      <w:hyperlink r:id="rId17">
        <w:del w:id="286" w:author="Unknown Author" w:date="2025-11-22T21:34:45Z">
          <w:r>
            <w:rPr>
              <w:rStyle w:val="InternetLink"/>
            </w:rPr>
            <w:delText>https://www.youtube.com/watch?v=zPFU30tbyKs</w:delText>
          </w:r>
        </w:del>
      </w:hyperlink>
    </w:p>
    <w:p>
      <w:pPr>
        <w:pStyle w:val="Normal"/>
        <w:widowControl/>
        <w:bidi w:val="0"/>
        <w:spacing w:before="0" w:after="0"/>
        <w:jc w:val="center"/>
        <w:rPr>
          <w:rFonts w:ascii="標楷體" w:hAnsi="標楷體" w:eastAsia="標楷體"/>
          <w:b/>
          <w:b/>
          <w:sz w:val="72"/>
          <w:szCs w:val="144"/>
          <w:del w:id="289" w:author="Unknown Author" w:date="2025-11-22T21:34:45Z"/>
        </w:rPr>
      </w:pPr>
      <w:del w:id="288" w:author="Unknown Author" w:date="2025-11-22T21:34:45Z">
        <w:r>
          <w:rPr/>
          <w:delText>教如何設定方塊去追球</w:delText>
        </w:r>
      </w:del>
    </w:p>
    <w:p>
      <w:pPr>
        <w:pStyle w:val="Normal"/>
        <w:widowControl/>
        <w:bidi w:val="0"/>
        <w:spacing w:before="0" w:after="0"/>
        <w:jc w:val="center"/>
        <w:rPr>
          <w:rFonts w:ascii="標楷體" w:hAnsi="標楷體" w:eastAsia="標楷體"/>
          <w:b/>
          <w:b/>
          <w:sz w:val="72"/>
          <w:szCs w:val="144"/>
          <w:del w:id="291" w:author="Unknown Author" w:date="2025-11-22T21:34:45Z"/>
        </w:rPr>
      </w:pPr>
      <w:del w:id="290" w:author="Unknown Author" w:date="2025-11-22T21:34:45Z">
        <w:r>
          <w:rPr/>
        </w:r>
      </w:del>
    </w:p>
    <w:p>
      <w:pPr>
        <w:pStyle w:val="Normal"/>
        <w:widowControl/>
        <w:bidi w:val="0"/>
        <w:spacing w:before="0" w:after="0"/>
        <w:jc w:val="center"/>
        <w:rPr>
          <w:rFonts w:ascii="標楷體" w:hAnsi="標楷體" w:eastAsia="標楷體"/>
          <w:b/>
          <w:b/>
          <w:sz w:val="72"/>
          <w:szCs w:val="144"/>
          <w:del w:id="293" w:author="Unknown Author" w:date="2025-11-22T21:34:45Z"/>
        </w:rPr>
      </w:pPr>
      <w:del w:id="292" w:author="Unknown Author" w:date="2025-11-22T21:34:45Z">
        <w:r>
          <w:rPr/>
        </w:r>
      </w:del>
    </w:p>
    <w:p>
      <w:pPr>
        <w:pStyle w:val="Normal"/>
        <w:widowControl/>
        <w:bidi w:val="0"/>
        <w:spacing w:before="0" w:after="0"/>
        <w:jc w:val="center"/>
        <w:rPr>
          <w:rFonts w:ascii="標楷體" w:hAnsi="標楷體" w:eastAsia="標楷體"/>
          <w:b/>
          <w:b/>
          <w:sz w:val="72"/>
          <w:szCs w:val="144"/>
          <w:del w:id="297" w:author="Unknown Author" w:date="2025-11-22T21:34:45Z"/>
        </w:rPr>
      </w:pPr>
      <w:del w:id="294" w:author="Unknown Author" w:date="2025-11-22T21:34:45Z">
        <w:r>
          <w:rPr>
            <w:b/>
            <w:sz w:val="52"/>
            <w:szCs w:val="52"/>
          </w:rPr>
          <w:delText>Ref</w:delText>
        </w:r>
      </w:del>
      <w:del w:id="295" w:author="user" w:date="2025-11-20T14:04:00Z">
        <w:r>
          <w:rPr>
            <w:b/>
            <w:sz w:val="52"/>
            <w:szCs w:val="52"/>
          </w:rPr>
          <w:delText>f</w:delText>
        </w:r>
      </w:del>
      <w:del w:id="296" w:author="Unknown Author" w:date="2025-11-22T21:34:45Z">
        <w:r>
          <w:rPr>
            <w:b/>
            <w:sz w:val="52"/>
            <w:szCs w:val="52"/>
          </w:rPr>
          <w:delText>erence</w:delText>
        </w:r>
      </w:del>
    </w:p>
    <w:p>
      <w:pPr>
        <w:pStyle w:val="Normal"/>
        <w:widowControl w:val="false"/>
        <w:bidi w:val="0"/>
        <w:spacing w:before="0" w:after="0"/>
        <w:jc w:val="left"/>
        <w:rPr>
          <w:b/>
          <w:b/>
          <w:sz w:val="52"/>
          <w:szCs w:val="52"/>
          <w:del w:id="300" w:author="Unknown Author" w:date="2025-11-22T21:34:45Z"/>
        </w:rPr>
      </w:pPr>
      <w:del w:id="298" w:author="Unknown Author" w:date="2025-11-22T21:34:45Z">
        <w:r>
          <w:rPr>
            <w:b/>
            <w:sz w:val="52"/>
            <w:szCs w:val="52"/>
          </w:rPr>
          <w:delText>學長的</w:delText>
        </w:r>
      </w:del>
      <w:del w:id="299" w:author="Unknown Author" w:date="2025-11-22T21:34:45Z">
        <w:r>
          <w:rPr>
            <w:b/>
            <w:sz w:val="52"/>
            <w:szCs w:val="52"/>
          </w:rPr>
          <w:delText>GIT</w:delText>
        </w:r>
      </w:del>
    </w:p>
    <w:p>
      <w:pPr>
        <w:pStyle w:val="Normal"/>
        <w:widowControl w:val="false"/>
        <w:bidi w:val="0"/>
        <w:spacing w:before="0" w:after="0"/>
        <w:jc w:val="left"/>
        <w:rPr>
          <w:b/>
          <w:b/>
          <w:sz w:val="52"/>
          <w:szCs w:val="52"/>
          <w:del w:id="302" w:author="Unknown Author" w:date="2025-11-22T21:34:45Z"/>
        </w:rPr>
      </w:pPr>
      <w:hyperlink r:id="rId18">
        <w:del w:id="301" w:author="Unknown Author" w:date="2025-11-22T21:34:45Z">
          <w:r>
            <w:rPr>
              <w:rStyle w:val="InternetLink"/>
            </w:rPr>
            <w:delText>https://github.com/chi611/MachineLearning-soccergame?fbclid=IwY2xjawOKrAdleHRuA2FlbQIxMABicmlkETExYllPdWtZdHo0U2dkMnIyc3J0YwZhcHBfaWQQMjIyMDM5MTc4ODIwMDg5MgABHvd6sZ9K-NLEMVkX78itWJeWsN74UgxKnDENuunFMYId1GIbLqFc3slDDjsA_aem_2BWFJ2Kc98LWBAxP2yfQTQ&amp;brid=dc8aBx4K_nMbN0Arp9g1ww</w:delText>
          </w:r>
        </w:del>
      </w:hyperlink>
    </w:p>
    <w:p>
      <w:pPr>
        <w:pStyle w:val="Normal"/>
        <w:widowControl w:val="false"/>
        <w:bidi w:val="0"/>
        <w:spacing w:before="0" w:after="0"/>
        <w:jc w:val="left"/>
        <w:rPr>
          <w:b/>
          <w:b/>
          <w:sz w:val="52"/>
          <w:szCs w:val="52"/>
          <w:del w:id="304" w:author="Unknown Author" w:date="2025-11-22T21:34:45Z"/>
        </w:rPr>
      </w:pPr>
      <w:del w:id="303" w:author="Unknown Author" w:date="2025-11-22T21:34:45Z">
        <w:r>
          <w:rPr/>
        </w:r>
      </w:del>
    </w:p>
    <w:p>
      <w:pPr>
        <w:pStyle w:val="Normal"/>
        <w:widowControl w:val="false"/>
        <w:bidi w:val="0"/>
        <w:spacing w:before="0" w:after="0"/>
        <w:jc w:val="left"/>
        <w:rPr>
          <w:b/>
          <w:b/>
          <w:sz w:val="52"/>
          <w:szCs w:val="52"/>
          <w:del w:id="306" w:author="Unknown Author" w:date="2025-11-22T21:34:45Z"/>
        </w:rPr>
      </w:pPr>
      <w:del w:id="305" w:author="Unknown Author" w:date="2025-11-22T21:34:45Z">
        <w:r>
          <w:rPr/>
        </w:r>
      </w:del>
    </w:p>
    <w:p>
      <w:pPr>
        <w:pStyle w:val="Normal"/>
        <w:widowControl w:val="false"/>
        <w:bidi w:val="0"/>
        <w:spacing w:before="0" w:after="0"/>
        <w:jc w:val="left"/>
        <w:rPr>
          <w:b/>
          <w:b/>
          <w:sz w:val="52"/>
          <w:szCs w:val="52"/>
          <w:del w:id="308" w:author="user" w:date="2025-11-20T14:50:00Z"/>
        </w:rPr>
      </w:pPr>
      <w:del w:id="307" w:author="user" w:date="2025-11-20T14:50:00Z">
        <w:r>
          <w:rPr/>
        </w:r>
      </w:del>
      <w:r>
        <w:br w:type="page"/>
      </w:r>
    </w:p>
    <w:p>
      <w:pPr>
        <w:pStyle w:val="Normal"/>
        <w:widowControl/>
        <w:rPr>
          <w:del w:id="310" w:author="Unknown Author" w:date="2025-11-22T21:34:45Z"/>
        </w:rPr>
      </w:pPr>
      <w:del w:id="309" w:author="Unknown Author" w:date="2025-11-22T21:34:45Z">
        <w:r>
          <w:rPr/>
          <w:delText>學長們參考的資料</w:delText>
        </w:r>
      </w:del>
    </w:p>
    <w:p>
      <w:pPr>
        <w:pStyle w:val="Normal"/>
        <w:numPr>
          <w:ilvl w:val="0"/>
          <w:numId w:val="2"/>
        </w:numPr>
        <w:rPr>
          <w:del w:id="315" w:author="Unknown Author" w:date="2025-11-22T21:34:45Z"/>
        </w:rPr>
      </w:pPr>
      <w:del w:id="311" w:author="Unknown Author" w:date="2025-11-22T21:34:45Z">
        <w:r>
          <w:rPr/>
          <w:delText>Unity SoccerGame(</w:delText>
        </w:r>
      </w:del>
      <w:del w:id="312" w:author="Unknown Author" w:date="2025-11-22T21:34:45Z">
        <w:r>
          <w:rPr/>
          <w:delText>本次專案使用的</w:delText>
        </w:r>
      </w:del>
      <w:del w:id="313" w:author="Unknown Author" w:date="2025-11-22T21:34:45Z">
        <w:r>
          <w:rPr/>
          <w:delText>opensource) :</w:delText>
        </w:r>
      </w:del>
      <w:hyperlink r:id="rId19">
        <w:del w:id="314" w:author="Unknown Author" w:date="2025-11-22T21:34:45Z">
          <w:r>
            <w:rPr>
              <w:rStyle w:val="InternetLink"/>
            </w:rPr>
            <w:delText>https://virajvaitha.medium.com/unity-ml-agents-2022-installation-e8af1eab2dd</w:delText>
          </w:r>
        </w:del>
      </w:hyperlink>
    </w:p>
    <w:p>
      <w:pPr>
        <w:pStyle w:val="Normal"/>
        <w:numPr>
          <w:ilvl w:val="0"/>
          <w:numId w:val="2"/>
        </w:numPr>
        <w:rPr>
          <w:del w:id="318" w:author="Unknown Author" w:date="2025-11-22T21:34:45Z"/>
        </w:rPr>
      </w:pPr>
      <w:del w:id="316" w:author="Unknown Author" w:date="2025-11-22T21:34:45Z">
        <w:r>
          <w:rPr/>
          <w:delText xml:space="preserve">Unity SoccerGame: </w:delText>
        </w:r>
      </w:del>
      <w:hyperlink r:id="rId20">
        <w:del w:id="317" w:author="Unknown Author" w:date="2025-11-22T21:34:45Z">
          <w:r>
            <w:rPr>
              <w:rStyle w:val="InternetLink"/>
            </w:rPr>
            <w:delText>https://www.bilibili.com/video/BV1hQ4y1K7V4/?spm_id_from=333.999.0.0</w:delText>
          </w:r>
        </w:del>
      </w:hyperlink>
    </w:p>
    <w:p>
      <w:pPr>
        <w:pStyle w:val="Normal"/>
        <w:numPr>
          <w:ilvl w:val="0"/>
          <w:numId w:val="2"/>
        </w:numPr>
        <w:rPr>
          <w:del w:id="325" w:author="Unknown Author" w:date="2025-11-22T21:34:45Z"/>
        </w:rPr>
      </w:pPr>
      <w:del w:id="319" w:author="Unknown Author" w:date="2025-11-22T21:34:45Z">
        <w:r>
          <w:rPr/>
          <w:delText>Python</w:delText>
        </w:r>
      </w:del>
      <w:del w:id="320" w:author="Unknown Author" w:date="2025-11-22T21:34:45Z">
        <w:r>
          <w:rPr/>
          <w:delText>與</w:delText>
        </w:r>
      </w:del>
      <w:del w:id="321" w:author="Unknown Author" w:date="2025-11-22T21:34:45Z">
        <w:r>
          <w:rPr/>
          <w:delText>unity</w:delText>
        </w:r>
      </w:del>
      <w:del w:id="322" w:author="Unknown Author" w:date="2025-11-22T21:34:45Z">
        <w:r>
          <w:rPr/>
          <w:delText>溝通</w:delText>
        </w:r>
      </w:del>
      <w:del w:id="323" w:author="Unknown Author" w:date="2025-11-22T21:34:45Z">
        <w:r>
          <w:rPr/>
          <w:delText xml:space="preserve">: </w:delText>
        </w:r>
      </w:del>
      <w:hyperlink r:id="rId21">
        <w:del w:id="324" w:author="Unknown Author" w:date="2025-11-22T21:34:45Z">
          <w:r>
            <w:rPr>
              <w:rStyle w:val="InternetLink"/>
            </w:rPr>
            <w:delText>https://blog.csdn.net/Alibutter/article/details/120908687</w:delText>
          </w:r>
        </w:del>
      </w:hyperlink>
    </w:p>
    <w:p>
      <w:pPr>
        <w:pStyle w:val="Normal"/>
        <w:numPr>
          <w:ilvl w:val="0"/>
          <w:numId w:val="2"/>
        </w:numPr>
        <w:rPr>
          <w:del w:id="330" w:author="Unknown Author" w:date="2025-11-22T21:34:45Z"/>
        </w:rPr>
      </w:pPr>
      <w:del w:id="326" w:author="Unknown Author" w:date="2025-11-22T21:34:45Z">
        <w:r>
          <w:rPr/>
          <w:delText>Unity ML agents</w:delText>
        </w:r>
      </w:del>
      <w:del w:id="327" w:author="Unknown Author" w:date="2025-11-22T21:34:45Z">
        <w:r>
          <w:rPr/>
          <w:delText>安裝</w:delText>
        </w:r>
      </w:del>
      <w:del w:id="328" w:author="Unknown Author" w:date="2025-11-22T21:34:45Z">
        <w:r>
          <w:rPr/>
          <w:delText xml:space="preserve">: </w:delText>
        </w:r>
      </w:del>
      <w:hyperlink r:id="rId22">
        <w:del w:id="329" w:author="Unknown Author" w:date="2025-11-22T21:34:45Z">
          <w:r>
            <w:rPr>
              <w:rStyle w:val="InternetLink"/>
            </w:rPr>
            <w:delText>https://www.bilibili.com/video/BV1hE411W7Pi/?spm_id_from=333.999.0.0</w:delText>
          </w:r>
        </w:del>
      </w:hyperlink>
    </w:p>
    <w:p>
      <w:pPr>
        <w:pStyle w:val="Normal"/>
        <w:numPr>
          <w:ilvl w:val="0"/>
          <w:numId w:val="2"/>
        </w:numPr>
        <w:rPr>
          <w:del w:id="339" w:author="Unknown Author" w:date="2025-11-22T21:34:45Z"/>
        </w:rPr>
      </w:pPr>
      <w:del w:id="331" w:author="Unknown Author" w:date="2025-11-22T21:34:45Z">
        <w:r>
          <w:rPr/>
          <w:delText>Unity</w:delText>
        </w:r>
      </w:del>
      <w:del w:id="332" w:author="Unknown Author" w:date="2025-11-22T21:34:45Z">
        <w:r>
          <w:rPr/>
          <w:delText>場景轉換為</w:delText>
        </w:r>
      </w:del>
      <w:del w:id="333" w:author="Unknown Author" w:date="2025-11-22T21:34:45Z">
        <w:r>
          <w:rPr/>
          <w:delText>gym</w:delText>
        </w:r>
      </w:del>
      <w:del w:id="334" w:author="Unknown Author" w:date="2025-11-22T21:34:45Z">
        <w:r>
          <w:rPr/>
          <w:delText>環境</w:delText>
        </w:r>
      </w:del>
      <w:del w:id="335" w:author="Unknown Author" w:date="2025-11-22T21:34:45Z">
        <w:r>
          <w:rPr/>
          <w:delText>:</w:delText>
        </w:r>
      </w:del>
      <w:hyperlink r:id="rId23">
        <w:del w:id="336" w:author="Unknown Author" w:date="2025-11-22T21:34:45Z">
          <w:r>
            <w:rPr>
              <w:rStyle w:val="InternetLink"/>
            </w:rPr>
            <w:delText>https://blog.csdn.net/</w:delText>
          </w:r>
        </w:del>
      </w:hyperlink>
      <w:hyperlink r:id="rId24">
        <w:del w:id="337" w:author="Unknown Author" w:date="2025-11-22T21:34:45Z">
          <w:r>
            <w:rPr>
              <w:rStyle w:val="InternetLink"/>
            </w:rPr>
            <w:delText>Alibutter</w:delText>
          </w:r>
        </w:del>
      </w:hyperlink>
      <w:hyperlink r:id="rId25">
        <w:del w:id="338" w:author="Unknown Author" w:date="2025-11-22T21:34:45Z">
          <w:r>
            <w:rPr>
              <w:rStyle w:val="InternetLink"/>
            </w:rPr>
            <w:delText>/article/details/120908687</w:delText>
          </w:r>
        </w:del>
      </w:hyperlink>
    </w:p>
    <w:p>
      <w:pPr>
        <w:pStyle w:val="Normal"/>
        <w:numPr>
          <w:ilvl w:val="0"/>
          <w:numId w:val="2"/>
        </w:numPr>
        <w:rPr>
          <w:del w:id="343" w:author="Unknown Author" w:date="2025-11-22T21:34:45Z"/>
        </w:rPr>
      </w:pPr>
      <w:del w:id="340" w:author="Unknown Author" w:date="2025-11-22T21:34:45Z">
        <w:r>
          <w:rPr/>
          <w:delText>Unity</w:delText>
        </w:r>
      </w:del>
      <w:del w:id="341" w:author="Unknown Author" w:date="2025-11-22T21:34:45Z">
        <w:r>
          <w:rPr/>
          <w:delText>遊戲製作教學</w:delText>
        </w:r>
      </w:del>
      <w:del w:id="342" w:author="Unknown Author" w:date="2025-11-22T21:34:45Z">
        <w:r>
          <w:rPr/>
          <w:delText>:https://www.cg.com.tw/Unity/</w:delText>
        </w:r>
      </w:del>
    </w:p>
    <w:p>
      <w:pPr>
        <w:pStyle w:val="Normal"/>
        <w:numPr>
          <w:ilvl w:val="0"/>
          <w:numId w:val="2"/>
        </w:numPr>
        <w:rPr>
          <w:del w:id="347" w:author="Unknown Author" w:date="2025-11-22T21:34:45Z"/>
        </w:rPr>
      </w:pPr>
      <w:del w:id="344" w:author="Unknown Author" w:date="2025-11-22T21:34:45Z">
        <w:r>
          <w:rPr/>
          <w:delText>Unity</w:delText>
        </w:r>
      </w:del>
      <w:del w:id="345" w:author="Unknown Author" w:date="2025-11-22T21:34:45Z">
        <w:r>
          <w:rPr/>
          <w:delText>基礎腳本指令</w:delText>
        </w:r>
      </w:del>
      <w:del w:id="346" w:author="Unknown Author" w:date="2025-11-22T21:34:45Z">
        <w:r>
          <w:rPr/>
          <w:delText>:https://www.gameislearning.url.tw/article_content.php?getb=30&amp;foog=9997</w:delText>
        </w:r>
      </w:del>
    </w:p>
    <w:p>
      <w:pPr>
        <w:pStyle w:val="Normal"/>
        <w:numPr>
          <w:ilvl w:val="0"/>
          <w:numId w:val="2"/>
        </w:numPr>
        <w:rPr/>
      </w:pPr>
      <w:del w:id="348" w:author="Unknown Author" w:date="2025-11-22T21:34:45Z">
        <w:r>
          <w:rPr/>
          <w:delText>Unity UI</w:delText>
        </w:r>
      </w:del>
      <w:del w:id="349" w:author="Unknown Author" w:date="2025-11-22T21:34:45Z">
        <w:r>
          <w:rPr/>
          <w:delText>視窗切換教學</w:delText>
        </w:r>
      </w:del>
      <w:del w:id="350" w:author="Unknown Author" w:date="2025-11-22T21:34:45Z">
        <w:r>
          <w:rPr/>
          <w:delText>:https://www.youtube.com/watch?v=DkKyoZeX_7E</w:delText>
        </w:r>
      </w:del>
    </w:p>
    <w:p>
      <w:pPr>
        <w:pStyle w:val="Normal"/>
        <w:rPr/>
      </w:pPr>
      <w:r>
        <w:rPr/>
      </w:r>
    </w:p>
    <w:sectPr>
      <w:type w:val="nextPage"/>
      <w:pgSz w:w="11906" w:h="16838"/>
      <w:pgMar w:left="1800" w:right="1800" w:gutter="0" w:header="0" w:top="1440" w:footer="0" w:bottom="144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新細明體">
    <w:charset w:val="01"/>
    <w:family w:val="roman"/>
    <w:pitch w:val="variable"/>
  </w:font>
  <w:font w:name="細明體">
    <w:charset w:val="01"/>
    <w:family w:val="roman"/>
    <w:pitch w:val="variable"/>
  </w:font>
  <w:font w:name="Liberation Sans">
    <w:altName w:val="Arial"/>
    <w:charset w:val="01"/>
    <w:family w:val="swiss"/>
    <w:pitch w:val="variable"/>
  </w:font>
  <w:font w:name="標楷體">
    <w:charset w:val="01"/>
    <w:family w:val="roman"/>
    <w:pitch w:val="variable"/>
  </w:font>
  <w:font w:name="Arial">
    <w:charset w:val="01"/>
    <w:family w:val="swiss"/>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3">
    <w:lvl w:ilvl="0">
      <w:start w:val="1"/>
      <w:numFmt w:val="decimal"/>
      <w:lvlText w:val="%1."/>
      <w:lvlJc w:val="left"/>
      <w:pPr>
        <w:tabs>
          <w:tab w:val="num" w:pos="0"/>
        </w:tabs>
        <w:ind w:left="480" w:hanging="48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4">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5">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trackRevisions/>
  <w:defaultTabStop w:val="48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新細明體" w:cs="" w:asciiTheme="minorHAnsi" w:cstheme="minorBidi" w:eastAsiaTheme="minorEastAsia" w:hAnsiTheme="minorHAnsi"/>
        <w:kern w:val="2"/>
        <w:sz w:val="24"/>
        <w:szCs w:val="22"/>
        <w:lang w:val="en-US" w:eastAsia="zh-TW"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0da1"/>
    <w:pPr>
      <w:widowControl w:val="false"/>
      <w:bidi w:val="0"/>
      <w:spacing w:before="0" w:after="0"/>
      <w:jc w:val="left"/>
    </w:pPr>
    <w:rPr>
      <w:rFonts w:ascii="Calibri" w:hAnsi="Calibri" w:eastAsia="新細明體" w:cs="" w:asciiTheme="minorHAnsi" w:cstheme="minorBidi" w:eastAsiaTheme="minorEastAsia" w:hAnsiTheme="minorHAnsi"/>
      <w:color w:val="auto"/>
      <w:kern w:val="2"/>
      <w:sz w:val="24"/>
      <w:szCs w:val="22"/>
      <w:lang w:val="en-US" w:eastAsia="zh-TW" w:bidi="ar-SA"/>
    </w:rPr>
  </w:style>
  <w:style w:type="paragraph" w:styleId="Heading1">
    <w:name w:val="Heading 1"/>
    <w:basedOn w:val="Normal"/>
    <w:next w:val="Normal"/>
    <w:link w:val="1"/>
    <w:uiPriority w:val="9"/>
    <w:qFormat/>
    <w:rsid w:val="000e0da1"/>
    <w:pPr>
      <w:keepNext w:val="true"/>
      <w:spacing w:lineRule="auto" w:line="720" w:before="180" w:after="180"/>
      <w:outlineLvl w:val="0"/>
    </w:pPr>
    <w:rPr>
      <w:rFonts w:ascii="Calibri Light" w:hAnsi="Calibri Light" w:eastAsia="新細明體" w:cs="" w:asciiTheme="majorHAnsi" w:cstheme="majorBidi" w:eastAsiaTheme="majorEastAsia" w:hAnsiTheme="majorHAnsi"/>
      <w:b/>
      <w:bCs/>
      <w:kern w:val="2"/>
      <w:sz w:val="52"/>
      <w:szCs w:val="52"/>
    </w:rPr>
  </w:style>
  <w:style w:type="paragraph" w:styleId="Heading2">
    <w:name w:val="Heading 2"/>
    <w:basedOn w:val="Normal"/>
    <w:link w:val="2"/>
    <w:uiPriority w:val="9"/>
    <w:qFormat/>
    <w:rsid w:val="00427538"/>
    <w:pPr>
      <w:widowControl/>
      <w:spacing w:beforeAutospacing="1" w:afterAutospacing="1"/>
      <w:outlineLvl w:val="1"/>
    </w:pPr>
    <w:rPr>
      <w:rFonts w:ascii="新細明體" w:hAnsi="新細明體" w:eastAsia="新細明體" w:cs="新細明體"/>
      <w:b/>
      <w:bCs/>
      <w:kern w:val="0"/>
      <w:sz w:val="36"/>
      <w:szCs w:val="36"/>
    </w:rPr>
  </w:style>
  <w:style w:type="paragraph" w:styleId="Heading3">
    <w:name w:val="Heading 3"/>
    <w:basedOn w:val="Normal"/>
    <w:link w:val="3"/>
    <w:uiPriority w:val="9"/>
    <w:qFormat/>
    <w:rsid w:val="00427538"/>
    <w:pPr>
      <w:widowControl/>
      <w:spacing w:beforeAutospacing="1" w:afterAutospacing="1"/>
      <w:outlineLvl w:val="2"/>
    </w:pPr>
    <w:rPr>
      <w:rFonts w:ascii="新細明體" w:hAnsi="新細明體" w:eastAsia="新細明體" w:cs="新細明體"/>
      <w:b/>
      <w:bCs/>
      <w:kern w:val="0"/>
      <w:sz w:val="27"/>
      <w:szCs w:val="27"/>
    </w:rPr>
  </w:style>
  <w:style w:type="paragraph" w:styleId="Heading4">
    <w:name w:val="Heading 4"/>
    <w:basedOn w:val="Normal"/>
    <w:next w:val="Normal"/>
    <w:link w:val="4"/>
    <w:uiPriority w:val="9"/>
    <w:unhideWhenUsed/>
    <w:qFormat/>
    <w:rsid w:val="000e0da1"/>
    <w:pPr>
      <w:keepNext w:val="true"/>
      <w:spacing w:lineRule="auto" w:line="720"/>
      <w:outlineLvl w:val="3"/>
    </w:pPr>
    <w:rPr>
      <w:rFonts w:ascii="Calibri Light" w:hAnsi="Calibri Light" w:eastAsia="新細明體" w:cs="" w:asciiTheme="majorHAnsi" w:cstheme="majorBidi" w:eastAsiaTheme="majorEastAsia" w:hAnsiTheme="majorHAnsi"/>
      <w:sz w:val="36"/>
      <w:szCs w:val="36"/>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427538"/>
    <w:rPr>
      <w:color w:val="0563C1" w:themeColor="hyperlink"/>
      <w:u w:val="single"/>
    </w:rPr>
  </w:style>
  <w:style w:type="character" w:styleId="UnresolvedMention">
    <w:name w:val="Unresolved Mention"/>
    <w:basedOn w:val="DefaultParagraphFont"/>
    <w:uiPriority w:val="99"/>
    <w:semiHidden/>
    <w:unhideWhenUsed/>
    <w:qFormat/>
    <w:rsid w:val="00427538"/>
    <w:rPr>
      <w:color w:val="605E5C"/>
      <w:shd w:fill="E1DFDD" w:val="clear"/>
    </w:rPr>
  </w:style>
  <w:style w:type="character" w:styleId="Strong">
    <w:name w:val="Strong"/>
    <w:basedOn w:val="DefaultParagraphFont"/>
    <w:uiPriority w:val="22"/>
    <w:qFormat/>
    <w:rsid w:val="00427538"/>
    <w:rPr>
      <w:b/>
      <w:bCs/>
    </w:rPr>
  </w:style>
  <w:style w:type="character" w:styleId="HTMLCode">
    <w:name w:val="HTML Code"/>
    <w:basedOn w:val="DefaultParagraphFont"/>
    <w:uiPriority w:val="99"/>
    <w:semiHidden/>
    <w:unhideWhenUsed/>
    <w:qFormat/>
    <w:rsid w:val="00427538"/>
    <w:rPr>
      <w:rFonts w:ascii="細明體" w:hAnsi="細明體" w:eastAsia="細明體" w:cs="細明體"/>
      <w:sz w:val="24"/>
      <w:szCs w:val="24"/>
    </w:rPr>
  </w:style>
  <w:style w:type="character" w:styleId="Mathinline" w:customStyle="1">
    <w:name w:val="math-inline"/>
    <w:basedOn w:val="DefaultParagraphFont"/>
    <w:qFormat/>
    <w:rsid w:val="00427538"/>
    <w:rPr/>
  </w:style>
  <w:style w:type="character" w:styleId="2" w:customStyle="1">
    <w:name w:val="標題 2 字元"/>
    <w:basedOn w:val="DefaultParagraphFont"/>
    <w:link w:val="Heading2"/>
    <w:uiPriority w:val="9"/>
    <w:qFormat/>
    <w:rsid w:val="00427538"/>
    <w:rPr>
      <w:rFonts w:ascii="新細明體" w:hAnsi="新細明體" w:eastAsia="新細明體" w:cs="新細明體"/>
      <w:b/>
      <w:bCs/>
      <w:kern w:val="0"/>
      <w:sz w:val="36"/>
      <w:szCs w:val="36"/>
    </w:rPr>
  </w:style>
  <w:style w:type="character" w:styleId="3" w:customStyle="1">
    <w:name w:val="標題 3 字元"/>
    <w:basedOn w:val="DefaultParagraphFont"/>
    <w:link w:val="Heading3"/>
    <w:uiPriority w:val="9"/>
    <w:qFormat/>
    <w:rsid w:val="00427538"/>
    <w:rPr>
      <w:rFonts w:ascii="新細明體" w:hAnsi="新細明體" w:eastAsia="新細明體" w:cs="新細明體"/>
      <w:b/>
      <w:bCs/>
      <w:kern w:val="0"/>
      <w:sz w:val="27"/>
      <w:szCs w:val="27"/>
    </w:rPr>
  </w:style>
  <w:style w:type="character" w:styleId="Ngtnsc224520480780" w:customStyle="1">
    <w:name w:val="ng-tns-c2245204807-80"/>
    <w:basedOn w:val="DefaultParagraphFont"/>
    <w:qFormat/>
    <w:rsid w:val="00427538"/>
    <w:rPr/>
  </w:style>
  <w:style w:type="character" w:styleId="HTML" w:customStyle="1">
    <w:name w:val="HTML 預設格式 字元"/>
    <w:basedOn w:val="DefaultParagraphFont"/>
    <w:link w:val="HTMLPreformatted"/>
    <w:uiPriority w:val="99"/>
    <w:semiHidden/>
    <w:qFormat/>
    <w:rsid w:val="00427538"/>
    <w:rPr>
      <w:rFonts w:ascii="細明體" w:hAnsi="細明體" w:eastAsia="細明體" w:cs="細明體"/>
      <w:kern w:val="0"/>
      <w:szCs w:val="24"/>
    </w:rPr>
  </w:style>
  <w:style w:type="character" w:styleId="Hljsnumber" w:customStyle="1">
    <w:name w:val="hljs-number"/>
    <w:basedOn w:val="DefaultParagraphFont"/>
    <w:qFormat/>
    <w:rsid w:val="00427538"/>
    <w:rPr/>
  </w:style>
  <w:style w:type="character" w:styleId="Ngtnsc224520480781" w:customStyle="1">
    <w:name w:val="ng-tns-c2245204807-81"/>
    <w:basedOn w:val="DefaultParagraphFont"/>
    <w:qFormat/>
    <w:rsid w:val="00427538"/>
    <w:rPr/>
  </w:style>
  <w:style w:type="character" w:styleId="Hljskeyword" w:customStyle="1">
    <w:name w:val="hljs-keyword"/>
    <w:basedOn w:val="DefaultParagraphFont"/>
    <w:qFormat/>
    <w:rsid w:val="00427538"/>
    <w:rPr/>
  </w:style>
  <w:style w:type="character" w:styleId="Hljsstring" w:customStyle="1">
    <w:name w:val="hljs-string"/>
    <w:basedOn w:val="DefaultParagraphFont"/>
    <w:qFormat/>
    <w:rsid w:val="00427538"/>
    <w:rPr/>
  </w:style>
  <w:style w:type="character" w:styleId="1" w:customStyle="1">
    <w:name w:val="標題 1 字元"/>
    <w:basedOn w:val="DefaultParagraphFont"/>
    <w:link w:val="Heading1"/>
    <w:uiPriority w:val="9"/>
    <w:qFormat/>
    <w:rsid w:val="000e0da1"/>
    <w:rPr>
      <w:rFonts w:ascii="Calibri Light" w:hAnsi="Calibri Light" w:eastAsia="新細明體" w:cs="" w:asciiTheme="majorHAnsi" w:cstheme="majorBidi" w:eastAsiaTheme="majorEastAsia" w:hAnsiTheme="majorHAnsi"/>
      <w:b/>
      <w:bCs/>
      <w:kern w:val="2"/>
      <w:sz w:val="52"/>
      <w:szCs w:val="52"/>
    </w:rPr>
  </w:style>
  <w:style w:type="character" w:styleId="4" w:customStyle="1">
    <w:name w:val="標題 4 字元"/>
    <w:basedOn w:val="DefaultParagraphFont"/>
    <w:link w:val="Heading4"/>
    <w:uiPriority w:val="9"/>
    <w:qFormat/>
    <w:rsid w:val="000e0da1"/>
    <w:rPr>
      <w:rFonts w:ascii="Calibri Light" w:hAnsi="Calibri Light" w:eastAsia="新細明體" w:cs="" w:asciiTheme="majorHAnsi" w:cstheme="majorBidi" w:eastAsiaTheme="majorEastAsia" w:hAnsiTheme="majorHAnsi"/>
      <w:sz w:val="36"/>
      <w:szCs w:val="36"/>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427538"/>
    <w:pPr>
      <w:widowControl/>
      <w:spacing w:beforeAutospacing="1" w:afterAutospacing="1"/>
    </w:pPr>
    <w:rPr>
      <w:rFonts w:ascii="新細明體" w:hAnsi="新細明體" w:eastAsia="新細明體" w:cs="新細明體"/>
      <w:kern w:val="0"/>
      <w:szCs w:val="24"/>
    </w:rPr>
  </w:style>
  <w:style w:type="paragraph" w:styleId="HTMLPreformatted">
    <w:name w:val="HTML Preformatted"/>
    <w:basedOn w:val="Normal"/>
    <w:link w:val="HTML"/>
    <w:uiPriority w:val="99"/>
    <w:semiHidden/>
    <w:unhideWhenUsed/>
    <w:qFormat/>
    <w:rsid w:val="00427538"/>
    <w:pPr>
      <w:widowControl/>
      <w:tabs>
        <w:tab w:val="clear" w:pos="48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細明體" w:hAnsi="細明體" w:eastAsia="細明體" w:cs="細明體"/>
      <w:kern w:val="0"/>
      <w:szCs w:val="24"/>
    </w:rPr>
  </w:style>
  <w:style w:type="paragraph" w:styleId="ListParagraph">
    <w:name w:val="List Paragraph"/>
    <w:basedOn w:val="Normal"/>
    <w:uiPriority w:val="34"/>
    <w:qFormat/>
    <w:rsid w:val="009b3587"/>
    <w:pPr>
      <w:ind w:left="480" w:hanging="0"/>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6">
    <w:name w:val="Table Grid"/>
    <w:basedOn w:val="a1"/>
    <w:uiPriority w:val="39"/>
    <w:rsid w:val="0042753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github.com/shihming12/final/blob/main/pingpong-main/ml/targets1.pickle" TargetMode="Externa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https://demox.tw/idea/detail/?id=1829" TargetMode="External"/><Relationship Id="rId12" Type="http://schemas.openxmlformats.org/officeDocument/2006/relationships/hyperlink" Target="" TargetMode="External"/><Relationship Id="rId13" Type="http://schemas.openxmlformats.org/officeDocument/2006/relationships/image" Target="media/image9.png"/><Relationship Id="rId14" Type="http://schemas.openxmlformats.org/officeDocument/2006/relationships/image" Target="media/image8.png"/><Relationship Id="rId15" Type="http://schemas.openxmlformats.org/officeDocument/2006/relationships/image" Target="media/image10.png"/><Relationship Id="rId16" Type="http://schemas.openxmlformats.org/officeDocument/2006/relationships/hyperlink" Target="https://virajvaitha.medium.com/unity-ml-agents-2022-installation-e8af1eab2dd" TargetMode="External"/><Relationship Id="rId17" Type="http://schemas.openxmlformats.org/officeDocument/2006/relationships/hyperlink" Target="https://www.youtube.com/watch?v=zPFU30tbyKs" TargetMode="External"/><Relationship Id="rId18" Type="http://schemas.openxmlformats.org/officeDocument/2006/relationships/hyperlink" Target="https://github.com/chi611/MachineLearning-soccergame?fbclid=IwY2xjawOKrAdleHRuA2FlbQIxMABicmlkETExYllPdWtZdHo0U2dkMnIyc3J0YwZhcHBfaWQQMjIyMDM5MTc4ODIwMDg5MgABHvd6sZ9K-NLEMVkX78itWJeWsN74UgxKnDENuunFMYId1GIbLqFc3slDDjsA_aem_2BWFJ2Kc98LWBAxP2yfQTQ&amp;brid=dc8aBx4K_nMbN0Arp9g1ww" TargetMode="External"/><Relationship Id="rId19" Type="http://schemas.openxmlformats.org/officeDocument/2006/relationships/hyperlink" Target="https://virajvaitha.medium.com/unity-ml-agents-2022-installation-e8af1eab2dd" TargetMode="External"/><Relationship Id="rId20" Type="http://schemas.openxmlformats.org/officeDocument/2006/relationships/hyperlink" Target="https://www.bilibili.com/video/BV1hQ4y1K7V4/?spm_id_from=333.999.0.0" TargetMode="External"/><Relationship Id="rId21" Type="http://schemas.openxmlformats.org/officeDocument/2006/relationships/hyperlink" Target="https://blog.csdn.net/Alibutter/article/details/120908687" TargetMode="External"/><Relationship Id="rId22" Type="http://schemas.openxmlformats.org/officeDocument/2006/relationships/hyperlink" Target="https://www.bilibili.com/video/BV1hE411W7Pi/?spm_id_from=333.999.0.0" TargetMode="External"/><Relationship Id="rId23" Type="http://schemas.openxmlformats.org/officeDocument/2006/relationships/hyperlink" Target="https://blog.csdn.net/Alibutter/article/details/120908687" TargetMode="External"/><Relationship Id="rId24" Type="http://schemas.openxmlformats.org/officeDocument/2006/relationships/hyperlink" Target="https://blog.csdn.net/Alibutter/article/details/120908687" TargetMode="External"/><Relationship Id="rId25" Type="http://schemas.openxmlformats.org/officeDocument/2006/relationships/hyperlink" Target="https://blog.csdn.net/Alibutter/article/details/120908687" TargetMode="Externa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Application>LibreOffice/7.3.7.2$Linux_AARCH64 LibreOffice_project/30$Build-2</Application>
  <AppVersion>15.0000</AppVersion>
  <Pages>17</Pages>
  <Words>2607</Words>
  <Characters>4360</Characters>
  <CharactersWithSpaces>4672</CharactersWithSpaces>
  <Paragraphs>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2025-11-19T14:19:00Z</dcterms:created>
  <dc:creator>亞倫 謝</dc:creator>
  <dc:description/>
  <dc:language>en-US</dc:language>
  <cp:lastModifiedBy/>
  <dcterms:modified xsi:type="dcterms:W3CDTF">2025-11-22T21:38:20Z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